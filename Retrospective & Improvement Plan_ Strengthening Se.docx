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360" w:lineRule="auto"/>
        <w:rPr>
          <w:del w:id="0" w:date="2025-10-12T11:41:18Z" w:author="Kush Gunturi"/>
          <w:rFonts w:ascii="Arial" w:hAnsi="Arial"/>
        </w:rPr>
      </w:pPr>
    </w:p>
    <w:p>
      <w:pPr>
        <w:pStyle w:val="Body"/>
        <w:spacing w:before="157" w:after="157" w:line="270" w:lineRule="auto"/>
        <w:rPr>
          <w:rFonts w:ascii="Arial" w:cs="Arial" w:hAnsi="Arial" w:eastAsia="Arial"/>
        </w:rPr>
      </w:pPr>
      <w:bookmarkStart w:name="retrospective_improvement_plan_st_273efc" w:id="1"/>
      <w:r>
        <w:rPr>
          <w:rFonts w:ascii="Arial" w:hAnsi="Arial"/>
          <w:b w:val="1"/>
          <w:bCs w:val="1"/>
          <w:sz w:val="39"/>
          <w:szCs w:val="39"/>
          <w:rtl w:val="0"/>
          <w:lang w:val="en-US"/>
        </w:rPr>
        <w:t>Retrospective &amp; Improvement Plan: Strengthening Self-Review, Testing, and Code Review Standards</w:t>
      </w:r>
      <w:bookmarkEnd w:id="1"/>
    </w:p>
    <w:p>
      <w:pPr>
        <w:pStyle w:val="Body"/>
        <w:spacing w:after="210" w:line="360" w:lineRule="auto"/>
        <w:rPr>
          <w:rFonts w:ascii="Arial" w:cs="Arial" w:hAnsi="Arial" w:eastAsia="Arial"/>
        </w:rPr>
      </w:pPr>
      <w:r>
        <w:rPr>
          <w:rFonts w:ascii="Arial" w:hAnsi="Arial"/>
          <w:rtl w:val="0"/>
          <w:lang w:val="en-US"/>
        </w:rPr>
        <w:t>Following our recent production incident, this retrospective outlines concrete improvements to prevent similar issues while working within our current technical constraints. The goal is to establish stronger engineering discipline through enhanced self-review practices, better identification of critical code paths, and more systematic peer review processes.</w:t>
      </w:r>
    </w:p>
    <w:p>
      <w:pPr>
        <w:pStyle w:val="Body"/>
        <w:spacing w:before="315" w:after="105" w:line="360" w:lineRule="auto"/>
        <w:rPr>
          <w:rFonts w:ascii="Arial" w:cs="Arial" w:hAnsi="Arial" w:eastAsia="Arial"/>
        </w:rPr>
      </w:pPr>
      <w:bookmarkStart w:name="bm_1_incident_recap_personal_reflection" w:id="2"/>
      <w:r>
        <w:rPr>
          <w:rFonts w:ascii="Arial" w:hAnsi="Arial"/>
          <w:b w:val="1"/>
          <w:bCs w:val="1"/>
          <w:sz w:val="24"/>
          <w:szCs w:val="24"/>
          <w:rtl w:val="0"/>
          <w:lang w:val="en-US"/>
        </w:rPr>
        <w:t>1. Incident Recap &amp; Personal Reflection</w:t>
      </w:r>
      <w:bookmarkEnd w:id="2"/>
    </w:p>
    <w:p>
      <w:pPr>
        <w:pStyle w:val="Body"/>
        <w:spacing w:after="210" w:line="360" w:lineRule="auto"/>
        <w:rPr>
          <w:rFonts w:ascii="Arial" w:cs="Arial" w:hAnsi="Arial" w:eastAsia="Arial"/>
        </w:rPr>
      </w:pPr>
      <w:r>
        <w:rPr>
          <w:rFonts w:ascii="Arial" w:hAnsi="Arial"/>
          <w:rtl w:val="0"/>
          <w:lang w:val="en-US"/>
        </w:rPr>
        <w:t xml:space="preserve">During our recent deployment, the </w:t>
      </w:r>
      <w:del w:id="3" w:date="2025-10-12T11:42:52Z" w:author="Kush Gunturi">
        <w:r>
          <w:rPr>
            <w:rFonts w:ascii="Arial" w:hAnsi="Arial"/>
            <w:rtl w:val="0"/>
          </w:rPr>
          <w:delText>quote-loader</w:delText>
        </w:r>
      </w:del>
      <w:ins w:id="4" w:date="2025-10-12T11:42:55Z" w:author="Kush Gunturi">
        <w:r>
          <w:rPr>
            <w:rFonts w:ascii="Arial" w:hAnsi="Arial"/>
            <w:rtl w:val="0"/>
            <w:lang w:val="en-US"/>
          </w:rPr>
          <w:t>load_eq_quote</w:t>
        </w:r>
      </w:ins>
      <w:r>
        <w:rPr>
          <w:rFonts w:ascii="Arial" w:hAnsi="Arial"/>
          <w:rtl w:val="0"/>
          <w:lang w:val="en-US"/>
        </w:rPr>
        <w:t xml:space="preserve"> logic continued making all three API calls even after finding a valid quote source, missing the intended early-exit behavior. This subtle logic flaw added 1</w:t>
      </w:r>
      <w:r>
        <w:rPr>
          <w:rFonts w:ascii="Arial" w:hAnsi="Arial" w:hint="default"/>
          <w:rtl w:val="0"/>
          <w:lang w:val="en-US"/>
        </w:rPr>
        <w:t>–</w:t>
      </w:r>
      <w:r>
        <w:rPr>
          <w:rFonts w:ascii="Arial" w:hAnsi="Arial"/>
          <w:rtl w:val="0"/>
          <w:lang w:val="en-US"/>
        </w:rPr>
        <w:t>3 seconds of latency</w:t>
      </w:r>
      <w:ins w:id="5" w:date="2025-10-12T11:43:25Z" w:author="Kush Gunturi">
        <w:r>
          <w:rPr>
            <w:rFonts w:ascii="Arial" w:hAnsi="Arial"/>
            <w:rtl w:val="0"/>
            <w:lang w:val="en-US"/>
          </w:rPr>
          <w:t>, compounded by PBT EMEA being down,</w:t>
        </w:r>
      </w:ins>
      <w:r>
        <w:rPr>
          <w:rFonts w:ascii="Arial" w:hAnsi="Arial"/>
          <w:rtl w:val="0"/>
          <w:lang w:val="en-US"/>
        </w:rPr>
        <w:t xml:space="preserve"> to quote requests and triggered cascading downstream failures.</w:t>
      </w:r>
    </w:p>
    <w:p>
      <w:pPr>
        <w:pStyle w:val="Body"/>
        <w:spacing w:after="210" w:line="360" w:lineRule="auto"/>
        <w:rPr>
          <w:rFonts w:ascii="Arial" w:cs="Arial" w:hAnsi="Arial" w:eastAsia="Arial"/>
        </w:rPr>
      </w:pPr>
      <w:r>
        <w:rPr>
          <w:rFonts w:ascii="Arial" w:hAnsi="Arial"/>
          <w:b w:val="1"/>
          <w:bCs w:val="1"/>
          <w:rtl w:val="0"/>
          <w:lang w:val="en-US"/>
        </w:rPr>
        <w:t>Personal accountability</w:t>
      </w:r>
      <w:r>
        <w:rPr>
          <w:rFonts w:ascii="Arial" w:hAnsi="Arial"/>
          <w:rtl w:val="0"/>
          <w:lang w:val="en-US"/>
        </w:rPr>
        <w:t>: I missed this logic flaw because I didn't systematically walk through every code path during development. The absence of test coverage for the early-exit behavior meant no safety net caught the issue. While peer review responsibility was appropriately distributed, I may have relied too heavily on the reviewer to catch logic errors that should have been identified during self-review.</w:t>
      </w:r>
    </w:p>
    <w:p>
      <w:pPr>
        <w:pStyle w:val="Body"/>
        <w:spacing w:after="210" w:line="360" w:lineRule="auto"/>
        <w:rPr>
          <w:rFonts w:ascii="Arial" w:cs="Arial" w:hAnsi="Arial" w:eastAsia="Arial"/>
        </w:rPr>
      </w:pPr>
      <w:r>
        <w:rPr>
          <w:rFonts w:ascii="Arial" w:hAnsi="Arial"/>
          <w:b w:val="1"/>
          <w:bCs w:val="1"/>
          <w:rtl w:val="0"/>
          <w:lang w:val="en-US"/>
        </w:rPr>
        <w:t>Key insight</w:t>
      </w:r>
      <w:r>
        <w:rPr>
          <w:rFonts w:ascii="Arial" w:hAnsi="Arial"/>
          <w:rtl w:val="0"/>
          <w:lang w:val="en-US"/>
        </w:rPr>
        <w:t>: This represents a classic case where multiple defensive layers failed simultaneously - inadequate self-review, missing test coverage, and insufficient focus on control flow during peer review. The incident provides clear learning opportunities for strengthening our development practices.</w:t>
      </w:r>
    </w:p>
    <w:p>
      <w:pPr>
        <w:pStyle w:val="Body"/>
        <w:spacing w:before="315" w:after="105" w:line="360" w:lineRule="auto"/>
        <w:rPr>
          <w:rFonts w:ascii="Arial" w:cs="Arial" w:hAnsi="Arial" w:eastAsia="Arial"/>
        </w:rPr>
      </w:pPr>
      <w:bookmarkStart w:name="bm_2_self_review_catching_logic_f_84fcc0" w:id="6"/>
      <w:r>
        <w:rPr>
          <w:rFonts w:ascii="Arial" w:hAnsi="Arial"/>
          <w:b w:val="1"/>
          <w:bCs w:val="1"/>
          <w:sz w:val="24"/>
          <w:szCs w:val="24"/>
          <w:rtl w:val="0"/>
          <w:lang w:val="en-US"/>
        </w:rPr>
        <w:t>2. Self-Review: Catching Logic Flow Errors Before Review</w:t>
      </w:r>
      <w:bookmarkEnd w:id="6"/>
    </w:p>
    <w:p>
      <w:pPr>
        <w:pStyle w:val="Body"/>
        <w:spacing w:after="210" w:line="360" w:lineRule="auto"/>
        <w:rPr>
          <w:rFonts w:ascii="Arial" w:cs="Arial" w:hAnsi="Arial" w:eastAsia="Arial"/>
        </w:rPr>
      </w:pPr>
      <w:r>
        <w:rPr>
          <w:rFonts w:ascii="Arial" w:hAnsi="Arial"/>
          <w:b w:val="1"/>
          <w:bCs w:val="1"/>
          <w:rtl w:val="0"/>
          <w:lang w:val="en-US"/>
        </w:rPr>
        <w:t>The Problem</w:t>
      </w:r>
      <w:r>
        <w:rPr>
          <w:rFonts w:ascii="Arial" w:hAnsi="Arial"/>
          <w:rtl w:val="0"/>
          <w:lang w:val="en-US"/>
        </w:rPr>
        <w:t>: I missed the logic flaw because I didn't systematically trace through the code execution path. Google's engineering practices show that authors who examine their changes in the code review tool catch issues they missed during development. Microsoft's research found that only 26% of developers conduct thorough self-review, despite this being the most cost-effective way to catch basic errors.</w:t>
      </w:r>
      <w:r>
        <w:rPr>
          <w:rStyle w:val="Hyperlink.0"/>
          <w:rFonts w:ascii="Arial" w:cs="Arial" w:hAnsi="Arial" w:eastAsia="Arial"/>
        </w:rPr>
        <w:fldChar w:fldCharType="begin" w:fldLock="0"/>
      </w:r>
      <w:r>
        <w:rPr>
          <w:rStyle w:val="Hyperlink.0"/>
          <w:rFonts w:ascii="Arial" w:cs="Arial" w:hAnsi="Arial" w:eastAsia="Arial"/>
        </w:rPr>
        <w:instrText xml:space="preserve"> HYPERLINK \l "fn1" </w:instrText>
      </w:r>
      <w:r>
        <w:rPr>
          <w:rStyle w:val="Hyperlink.0"/>
          <w:rFonts w:ascii="Arial" w:cs="Arial" w:hAnsi="Arial" w:eastAsia="Arial"/>
        </w:rPr>
        <w:fldChar w:fldCharType="separate" w:fldLock="0"/>
      </w:r>
      <w:bookmarkStart w:name="fnref1" w:id="7"/>
      <w:bookmarkEnd w:id="7"/>
      <w:r>
        <w:rPr>
          <w:rStyle w:val="Hyperlink.0"/>
          <w:rFonts w:ascii="Arial" w:hAnsi="Arial"/>
          <w:rtl w:val="0"/>
          <w:lang w:val="pt-PT"/>
        </w:rPr>
        <w:t>[</w:t>
      </w:r>
      <w:r>
        <w:rPr>
          <w:rStyle w:val="Hyperlink.0"/>
          <w:rFonts w:ascii="Arial" w:hAnsi="Arial"/>
          <w:rtl w:val="0"/>
          <w:lang w:val="pt-PT"/>
        </w:rPr>
        <w:t>1]</w:t>
      </w:r>
      <w:r>
        <w:rPr>
          <w:rFonts w:ascii="Arial" w:cs="Arial" w:hAnsi="Arial" w:eastAsia="Arial"/>
        </w:rPr>
        <w:fldChar w:fldCharType="end" w:fldLock="0"/>
      </w:r>
      <w:r>
        <w:rPr>
          <w:rStyle w:val="Hyperlink.0"/>
          <w:rFonts w:ascii="Arial" w:cs="Arial" w:hAnsi="Arial" w:eastAsia="Arial"/>
        </w:rPr>
        <w:fldChar w:fldCharType="begin" w:fldLock="0"/>
      </w:r>
      <w:r>
        <w:rPr>
          <w:rStyle w:val="Hyperlink.0"/>
          <w:rFonts w:ascii="Arial" w:cs="Arial" w:hAnsi="Arial" w:eastAsia="Arial"/>
        </w:rPr>
        <w:instrText xml:space="preserve"> HYPERLINK \l "fn2" </w:instrText>
      </w:r>
      <w:r>
        <w:rPr>
          <w:rStyle w:val="Hyperlink.0"/>
          <w:rFonts w:ascii="Arial" w:cs="Arial" w:hAnsi="Arial" w:eastAsia="Arial"/>
        </w:rPr>
        <w:fldChar w:fldCharType="separate" w:fldLock="0"/>
      </w:r>
      <w:bookmarkStart w:name="fnref2" w:id="8"/>
      <w:bookmarkEnd w:id="8"/>
      <w:r>
        <w:rPr>
          <w:rStyle w:val="Hyperlink.0"/>
          <w:rFonts w:ascii="Arial" w:hAnsi="Arial"/>
          <w:rtl w:val="0"/>
          <w:lang w:val="pt-PT"/>
        </w:rPr>
        <w:t>[</w:t>
      </w:r>
      <w:r>
        <w:rPr>
          <w:rStyle w:val="Hyperlink.0"/>
          <w:rFonts w:ascii="Arial" w:hAnsi="Arial"/>
          <w:rtl w:val="0"/>
          <w:lang w:val="pt-PT"/>
        </w:rPr>
        <w:t>2]</w:t>
      </w:r>
      <w:r>
        <w:rPr>
          <w:rFonts w:ascii="Arial" w:cs="Arial" w:hAnsi="Arial" w:eastAsia="Arial"/>
        </w:rPr>
        <w:fldChar w:fldCharType="end" w:fldLock="0"/>
      </w:r>
    </w:p>
    <w:p>
      <w:pPr>
        <w:pStyle w:val="Body"/>
        <w:spacing w:after="210" w:line="360" w:lineRule="auto"/>
        <w:rPr>
          <w:rFonts w:ascii="Arial" w:cs="Arial" w:hAnsi="Arial" w:eastAsia="Arial"/>
        </w:rPr>
      </w:pPr>
      <w:r>
        <w:rPr>
          <w:rStyle w:val="None"/>
          <w:rFonts w:ascii="Arial" w:hAnsi="Arial"/>
          <w:b w:val="1"/>
          <w:bCs w:val="1"/>
          <w:rtl w:val="0"/>
          <w:lang w:val="en-US"/>
        </w:rPr>
        <w:t>The Solution</w:t>
      </w:r>
      <w:r>
        <w:rPr>
          <w:rFonts w:ascii="Arial" w:hAnsi="Arial"/>
          <w:rtl w:val="0"/>
          <w:lang w:val="en-US"/>
        </w:rPr>
        <w:t>: Implement a focused self-review process specifically designed to catch control flow and logic errors.</w:t>
      </w:r>
    </w:p>
    <w:p>
      <w:pPr>
        <w:pStyle w:val="Body"/>
        <w:spacing w:before="315" w:after="105" w:line="360" w:lineRule="auto"/>
        <w:rPr>
          <w:ins w:id="9" w:date="2025-10-12T11:44:09Z" w:author="Kush Gunturi"/>
          <w:rFonts w:ascii="Arial" w:cs="Arial" w:hAnsi="Arial" w:eastAsia="Arial"/>
        </w:rPr>
      </w:pPr>
    </w:p>
    <w:p>
      <w:pPr>
        <w:pStyle w:val="Body"/>
        <w:spacing w:before="315" w:after="105" w:line="360" w:lineRule="auto"/>
        <w:rPr>
          <w:ins w:id="10" w:date="2025-10-12T11:44:09Z" w:author="Kush Gunturi"/>
          <w:rFonts w:ascii="Arial" w:cs="Arial" w:hAnsi="Arial" w:eastAsia="Arial"/>
        </w:rPr>
      </w:pPr>
    </w:p>
    <w:p>
      <w:pPr>
        <w:pStyle w:val="Body"/>
        <w:spacing w:before="315" w:after="105" w:line="360" w:lineRule="auto"/>
        <w:rPr>
          <w:rFonts w:ascii="Arial" w:cs="Arial" w:hAnsi="Arial" w:eastAsia="Arial"/>
        </w:rPr>
      </w:pPr>
      <w:bookmarkStart w:name="bm_2_1_self_review_checklist" w:id="11"/>
      <w:r>
        <w:rPr>
          <w:rStyle w:val="None"/>
          <w:rFonts w:ascii="Arial" w:hAnsi="Arial"/>
          <w:b w:val="1"/>
          <w:bCs w:val="1"/>
          <w:sz w:val="24"/>
          <w:szCs w:val="24"/>
          <w:rtl w:val="0"/>
          <w:lang w:val="en-US"/>
        </w:rPr>
        <w:t>2.1 Self-Review Checklist</w:t>
      </w:r>
      <w:bookmarkEnd w:id="11"/>
    </w:p>
    <w:p>
      <w:pPr>
        <w:pStyle w:val="Body"/>
        <w:spacing w:after="210" w:line="360" w:lineRule="auto"/>
        <w:rPr>
          <w:rFonts w:ascii="Arial" w:cs="Arial" w:hAnsi="Arial" w:eastAsia="Arial"/>
        </w:rPr>
      </w:pPr>
      <w:r>
        <w:rPr>
          <w:rFonts w:ascii="Arial" w:hAnsi="Arial"/>
          <w:rtl w:val="0"/>
          <w:lang w:val="en-US"/>
        </w:rPr>
        <w:t xml:space="preserve">Before opening any </w:t>
      </w:r>
      <w:ins w:id="12" w:date="2025-10-12T12:07:21Z" w:author="Kush Gunturi">
        <w:r>
          <w:rPr>
            <w:rFonts w:ascii="Arial" w:hAnsi="Arial"/>
            <w:rtl w:val="0"/>
            <w:lang w:val="en-US"/>
          </w:rPr>
          <w:t>R</w:t>
        </w:r>
      </w:ins>
      <w:del w:id="13" w:date="2025-10-12T12:07:21Z" w:author="Kush Gunturi">
        <w:r>
          <w:rPr>
            <w:rFonts w:ascii="Arial" w:hAnsi="Arial"/>
            <w:rtl w:val="0"/>
          </w:rPr>
          <w:delText>P</w:delText>
        </w:r>
      </w:del>
      <w:r>
        <w:rPr>
          <w:rFonts w:ascii="Arial" w:hAnsi="Arial"/>
          <w:rtl w:val="0"/>
          <w:lang w:val="en-US"/>
        </w:rPr>
        <w:t>R, complete this systematic checklist:</w:t>
      </w:r>
      <w:del w:id="14" w:date="2025-10-12T12:03:13Z" w:author="Kush Gunturi">
        <w:r>
          <w:rPr>
            <w:rStyle w:val="Hyperlink.0"/>
            <w:rFonts w:ascii="Arial" w:cs="Arial" w:hAnsi="Arial" w:eastAsia="Arial"/>
          </w:rPr>
          <w:fldChar w:fldCharType="begin" w:fldLock="0"/>
        </w:r>
      </w:del>
      <w:del w:id="15" w:date="2025-10-12T12:03:13Z" w:author="Kush Gunturi">
        <w:r>
          <w:rPr>
            <w:rStyle w:val="Hyperlink.0"/>
            <w:rFonts w:ascii="Arial" w:cs="Arial" w:hAnsi="Arial" w:eastAsia="Arial"/>
          </w:rPr>
          <w:delInstrText xml:space="preserve"> HYPERLINK \l "fn2" </w:delInstrText>
        </w:r>
      </w:del>
      <w:del w:id="16" w:date="2025-10-12T12:03:13Z" w:author="Kush Gunturi">
        <w:r>
          <w:rPr>
            <w:rStyle w:val="Hyperlink.0"/>
            <w:rFonts w:ascii="Arial" w:cs="Arial" w:hAnsi="Arial" w:eastAsia="Arial"/>
          </w:rPr>
          <w:fldChar w:fldCharType="separate" w:fldLock="0"/>
        </w:r>
      </w:del>
      <w:bookmarkStart w:name="fnref2_1" w:id="17"/>
      <w:bookmarkEnd w:id="17"/>
      <w:del w:id="18" w:date="2025-10-12T12:03:13Z" w:author="Kush Gunturi">
        <w:r>
          <w:rPr>
            <w:rStyle w:val="Hyperlink.0"/>
            <w:rFonts w:ascii="Arial" w:hAnsi="Arial"/>
            <w:rtl w:val="0"/>
            <w:lang w:val="pt-PT"/>
          </w:rPr>
          <w:delText>[</w:delText>
        </w:r>
      </w:del>
      <w:del w:id="19" w:date="2025-10-12T12:03:13Z" w:author="Kush Gunturi">
        <w:r>
          <w:rPr>
            <w:rStyle w:val="Hyperlink.0"/>
            <w:rFonts w:ascii="Arial" w:hAnsi="Arial"/>
            <w:rtl w:val="0"/>
            <w:lang w:val="pt-PT"/>
          </w:rPr>
          <w:delText>2]</w:delText>
        </w:r>
      </w:del>
      <w:del w:id="20" w:date="2025-10-12T12:03:13Z" w:author="Kush Gunturi">
        <w:r>
          <w:rPr>
            <w:rFonts w:ascii="Arial" w:cs="Arial" w:hAnsi="Arial" w:eastAsia="Arial"/>
          </w:rPr>
          <w:fldChar w:fldCharType="end" w:fldLock="0"/>
        </w:r>
      </w:del>
      <w:del w:id="21" w:date="2025-10-12T12:03:13Z" w:author="Kush Gunturi">
        <w:r>
          <w:rPr>
            <w:rStyle w:val="Hyperlink.0"/>
            <w:rFonts w:ascii="Arial" w:cs="Arial" w:hAnsi="Arial" w:eastAsia="Arial"/>
          </w:rPr>
          <w:fldChar w:fldCharType="begin" w:fldLock="0"/>
        </w:r>
      </w:del>
      <w:del w:id="22" w:date="2025-10-12T12:03:13Z" w:author="Kush Gunturi">
        <w:r>
          <w:rPr>
            <w:rStyle w:val="Hyperlink.0"/>
            <w:rFonts w:ascii="Arial" w:cs="Arial" w:hAnsi="Arial" w:eastAsia="Arial"/>
          </w:rPr>
          <w:delInstrText xml:space="preserve"> HYPERLINK \l "fn1" </w:delInstrText>
        </w:r>
      </w:del>
      <w:del w:id="23" w:date="2025-10-12T12:03:13Z" w:author="Kush Gunturi">
        <w:r>
          <w:rPr>
            <w:rStyle w:val="Hyperlink.0"/>
            <w:rFonts w:ascii="Arial" w:cs="Arial" w:hAnsi="Arial" w:eastAsia="Arial"/>
          </w:rPr>
          <w:fldChar w:fldCharType="separate" w:fldLock="0"/>
        </w:r>
      </w:del>
      <w:bookmarkStart w:name="fnref1_1" w:id="24"/>
      <w:bookmarkEnd w:id="24"/>
      <w:del w:id="25" w:date="2025-10-12T12:03:13Z" w:author="Kush Gunturi">
        <w:r>
          <w:rPr>
            <w:rStyle w:val="Hyperlink.0"/>
            <w:rFonts w:ascii="Arial" w:hAnsi="Arial"/>
            <w:rtl w:val="0"/>
            <w:lang w:val="pt-PT"/>
          </w:rPr>
          <w:delText>[</w:delText>
        </w:r>
      </w:del>
      <w:del w:id="26" w:date="2025-10-12T12:03:13Z" w:author="Kush Gunturi">
        <w:r>
          <w:rPr>
            <w:rStyle w:val="Hyperlink.0"/>
            <w:rFonts w:ascii="Arial" w:hAnsi="Arial"/>
            <w:rtl w:val="0"/>
            <w:lang w:val="pt-PT"/>
          </w:rPr>
          <w:delText>1]</w:delText>
        </w:r>
      </w:del>
      <w:del w:id="27" w:date="2025-10-12T12:03:13Z" w:author="Kush Gunturi">
        <w:r>
          <w:rPr>
            <w:rFonts w:ascii="Arial" w:cs="Arial" w:hAnsi="Arial" w:eastAsia="Arial"/>
          </w:rPr>
          <w:fldChar w:fldCharType="end" w:fldLock="0"/>
        </w:r>
      </w:del>
    </w:p>
    <w:tbl>
      <w:tblPr>
        <w:tblW w:w="951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755"/>
        <w:gridCol w:w="4755"/>
      </w:tblGrid>
      <w:tr>
        <w:tblPrEx>
          <w:shd w:val="clear" w:color="auto" w:fill="ced7e7"/>
        </w:tblPrEx>
        <w:trPr>
          <w:trHeight w:val="203" w:hRule="atLeast"/>
        </w:trPr>
        <w:tc>
          <w:tcPr>
            <w:tcW w:type="dxa" w:w="4755"/>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Body"/>
              <w:spacing w:line="360" w:lineRule="auto"/>
            </w:pPr>
            <w:r>
              <w:rPr>
                <w:rStyle w:val="None"/>
                <w:rFonts w:ascii="inter" w:cs="inter" w:hAnsi="inter" w:eastAsia="inter"/>
                <w:sz w:val="17"/>
                <w:szCs w:val="17"/>
                <w:shd w:val="nil" w:color="auto" w:fill="auto"/>
                <w:rtl w:val="0"/>
                <w:lang w:val="en-US"/>
              </w:rPr>
              <w:t>Category</w:t>
            </w:r>
          </w:p>
        </w:tc>
        <w:tc>
          <w:tcPr>
            <w:tcW w:type="dxa" w:w="475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sz w:val="17"/>
                <w:szCs w:val="17"/>
                <w:shd w:val="nil" w:color="auto" w:fill="auto"/>
                <w:rtl w:val="0"/>
                <w:lang w:val="en-US"/>
              </w:rPr>
              <w:t>Key Questions</w:t>
            </w:r>
          </w:p>
        </w:tc>
      </w:tr>
      <w:tr>
        <w:tblPrEx>
          <w:shd w:val="clear" w:color="auto" w:fill="ced7e7"/>
        </w:tblPrEx>
        <w:trPr>
          <w:trHeight w:val="503" w:hRule="atLeast"/>
        </w:trPr>
        <w:tc>
          <w:tcPr>
            <w:tcW w:type="dxa" w:w="4755"/>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b w:val="1"/>
                <w:bCs w:val="1"/>
                <w:sz w:val="17"/>
                <w:szCs w:val="17"/>
                <w:shd w:val="nil" w:color="auto" w:fill="auto"/>
                <w:rtl w:val="0"/>
                <w:lang w:val="en-US"/>
              </w:rPr>
              <w:t>Logic &amp; Control Flow</w:t>
            </w:r>
          </w:p>
        </w:tc>
        <w:tc>
          <w:tcPr>
            <w:tcW w:type="dxa" w:w="475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sz w:val="17"/>
                <w:szCs w:val="17"/>
                <w:shd w:val="nil" w:color="auto" w:fill="auto"/>
                <w:rtl w:val="0"/>
                <w:lang w:val="en-US"/>
              </w:rPr>
              <w:t>Have I traced through all conditional branches and loops? Do early exits work correctly? Are all paths properly handled?</w:t>
            </w:r>
          </w:p>
        </w:tc>
      </w:tr>
      <w:tr>
        <w:tblPrEx>
          <w:shd w:val="clear" w:color="auto" w:fill="ced7e7"/>
        </w:tblPrEx>
        <w:trPr>
          <w:trHeight w:val="503" w:hRule="atLeast"/>
        </w:trPr>
        <w:tc>
          <w:tcPr>
            <w:tcW w:type="dxa" w:w="4755"/>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b w:val="1"/>
                <w:bCs w:val="1"/>
                <w:sz w:val="17"/>
                <w:szCs w:val="17"/>
                <w:shd w:val="nil" w:color="auto" w:fill="auto"/>
                <w:rtl w:val="0"/>
                <w:lang w:val="en-US"/>
              </w:rPr>
              <w:t>Performance &amp; Efficiency</w:t>
            </w:r>
          </w:p>
        </w:tc>
        <w:tc>
          <w:tcPr>
            <w:tcW w:type="dxa" w:w="475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sz w:val="17"/>
                <w:szCs w:val="17"/>
                <w:shd w:val="nil" w:color="auto" w:fill="auto"/>
                <w:rtl w:val="0"/>
                <w:lang w:val="en-US"/>
              </w:rPr>
              <w:t>Am I doing unnecessary work? Are there redundant operations or calls that should be optimized?</w:t>
            </w:r>
          </w:p>
        </w:tc>
      </w:tr>
      <w:tr>
        <w:tblPrEx>
          <w:shd w:val="clear" w:color="auto" w:fill="ced7e7"/>
        </w:tblPrEx>
        <w:trPr>
          <w:trHeight w:val="503" w:hRule="atLeast"/>
        </w:trPr>
        <w:tc>
          <w:tcPr>
            <w:tcW w:type="dxa" w:w="4755"/>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b w:val="1"/>
                <w:bCs w:val="1"/>
                <w:sz w:val="17"/>
                <w:szCs w:val="17"/>
                <w:shd w:val="nil" w:color="auto" w:fill="auto"/>
                <w:rtl w:val="0"/>
                <w:lang w:val="en-US"/>
              </w:rPr>
              <w:t>Test Coverage Gaps</w:t>
            </w:r>
          </w:p>
        </w:tc>
        <w:tc>
          <w:tcPr>
            <w:tcW w:type="dxa" w:w="475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sz w:val="17"/>
                <w:szCs w:val="17"/>
                <w:shd w:val="nil" w:color="auto" w:fill="auto"/>
                <w:rtl w:val="0"/>
                <w:lang w:val="en-US"/>
              </w:rPr>
              <w:t>If I removed key logic (conditionals, breaks, returns), would a test fail? What edge cases am I missing?</w:t>
            </w:r>
          </w:p>
        </w:tc>
      </w:tr>
    </w:tbl>
    <w:p>
      <w:pPr>
        <w:pStyle w:val="Body"/>
        <w:widowControl w:val="0"/>
        <w:spacing w:after="210" w:line="240" w:lineRule="auto"/>
        <w:jc w:val="center"/>
        <w:rPr>
          <w:rFonts w:ascii="Arial" w:cs="Arial" w:hAnsi="Arial" w:eastAsia="Arial"/>
        </w:rPr>
      </w:pPr>
    </w:p>
    <w:p>
      <w:pPr>
        <w:pStyle w:val="Body"/>
        <w:rPr>
          <w:rFonts w:ascii="Arial" w:cs="Arial" w:hAnsi="Arial" w:eastAsia="Arial"/>
        </w:rPr>
      </w:pPr>
    </w:p>
    <w:p>
      <w:pPr>
        <w:pStyle w:val="Body"/>
        <w:spacing w:after="210" w:line="360" w:lineRule="auto"/>
        <w:rPr>
          <w:rFonts w:ascii="Arial" w:cs="Arial" w:hAnsi="Arial" w:eastAsia="Arial"/>
        </w:rPr>
      </w:pPr>
      <w:r>
        <w:rPr>
          <w:rStyle w:val="None"/>
          <w:rFonts w:ascii="Arial" w:hAnsi="Arial"/>
          <w:b w:val="1"/>
          <w:bCs w:val="1"/>
          <w:rtl w:val="0"/>
          <w:lang w:val="en-US"/>
        </w:rPr>
        <w:t>Why This Works</w:t>
      </w:r>
      <w:r>
        <w:rPr>
          <w:rFonts w:ascii="Arial" w:hAnsi="Arial"/>
          <w:rtl w:val="0"/>
          <w:lang w:val="en-US"/>
        </w:rPr>
        <w:t>: Microsoft's research shows that authors who systematically trace through their changes catch significantly more logic errors. The visual presentation in code review tools helps identify flow issues missed in editors.</w:t>
      </w:r>
      <w:r>
        <w:rPr>
          <w:rStyle w:val="Hyperlink.0"/>
          <w:rFonts w:ascii="Arial" w:cs="Arial" w:hAnsi="Arial" w:eastAsia="Arial"/>
        </w:rPr>
        <w:fldChar w:fldCharType="begin" w:fldLock="0"/>
      </w:r>
      <w:r>
        <w:rPr>
          <w:rStyle w:val="Hyperlink.0"/>
          <w:rFonts w:ascii="Arial" w:cs="Arial" w:hAnsi="Arial" w:eastAsia="Arial"/>
        </w:rPr>
        <w:instrText xml:space="preserve"> HYPERLINK \l "fn2" </w:instrText>
      </w:r>
      <w:r>
        <w:rPr>
          <w:rStyle w:val="Hyperlink.0"/>
          <w:rFonts w:ascii="Arial" w:cs="Arial" w:hAnsi="Arial" w:eastAsia="Arial"/>
        </w:rPr>
        <w:fldChar w:fldCharType="separate" w:fldLock="0"/>
      </w:r>
      <w:bookmarkStart w:name="fnref2_2" w:id="28"/>
      <w:bookmarkEnd w:id="28"/>
      <w:r>
        <w:rPr>
          <w:rStyle w:val="Hyperlink.0"/>
          <w:rFonts w:ascii="Arial" w:hAnsi="Arial"/>
          <w:rtl w:val="0"/>
          <w:lang w:val="pt-PT"/>
        </w:rPr>
        <w:t>[</w:t>
      </w:r>
      <w:r>
        <w:rPr>
          <w:rStyle w:val="Hyperlink.0"/>
          <w:rFonts w:ascii="Arial" w:hAnsi="Arial"/>
          <w:rtl w:val="0"/>
          <w:lang w:val="pt-PT"/>
        </w:rPr>
        <w:t>2]</w:t>
      </w:r>
      <w:r>
        <w:rPr>
          <w:rFonts w:ascii="Arial" w:cs="Arial" w:hAnsi="Arial" w:eastAsia="Arial"/>
        </w:rPr>
        <w:fldChar w:fldCharType="end" w:fldLock="0"/>
      </w:r>
    </w:p>
    <w:p>
      <w:pPr>
        <w:pStyle w:val="Body"/>
        <w:spacing w:before="315" w:after="105" w:line="360" w:lineRule="auto"/>
        <w:rPr>
          <w:rFonts w:ascii="Arial" w:cs="Arial" w:hAnsi="Arial" w:eastAsia="Arial"/>
        </w:rPr>
      </w:pPr>
      <w:bookmarkStart w:name="bm_3_critical_code_identification_d5b468" w:id="29"/>
      <w:r>
        <w:rPr>
          <w:rStyle w:val="None"/>
          <w:rFonts w:ascii="Arial" w:hAnsi="Arial"/>
          <w:b w:val="1"/>
          <w:bCs w:val="1"/>
          <w:sz w:val="24"/>
          <w:szCs w:val="24"/>
          <w:rtl w:val="0"/>
          <w:lang w:val="en-US"/>
        </w:rPr>
        <w:t>3. Critical Code Identification: Performance-Sensitive Paths Need Extra Scrutiny</w:t>
      </w:r>
      <w:bookmarkEnd w:id="29"/>
    </w:p>
    <w:p>
      <w:pPr>
        <w:pStyle w:val="Body"/>
        <w:spacing w:after="210" w:line="360" w:lineRule="auto"/>
        <w:rPr>
          <w:rFonts w:ascii="Arial" w:cs="Arial" w:hAnsi="Arial" w:eastAsia="Arial"/>
        </w:rPr>
      </w:pPr>
      <w:r>
        <w:rPr>
          <w:rStyle w:val="None"/>
          <w:rFonts w:ascii="Arial" w:hAnsi="Arial"/>
          <w:b w:val="1"/>
          <w:bCs w:val="1"/>
          <w:rtl w:val="0"/>
          <w:lang w:val="en-US"/>
        </w:rPr>
        <w:t>The Problem</w:t>
      </w:r>
      <w:r>
        <w:rPr>
          <w:rFonts w:ascii="Arial" w:hAnsi="Arial"/>
          <w:rtl w:val="0"/>
          <w:lang w:val="en-US"/>
        </w:rPr>
        <w:t>: We didn't recognize quote-loading as performance-critical code that deserved extra attention. Google's practices emphasize that "some code deserves more careful scrutiny than other code", but we failed to apply this judgment.</w:t>
      </w:r>
      <w:r>
        <w:rPr>
          <w:rStyle w:val="Hyperlink.0"/>
          <w:rFonts w:ascii="Arial" w:cs="Arial" w:hAnsi="Arial" w:eastAsia="Arial"/>
        </w:rPr>
        <w:fldChar w:fldCharType="begin" w:fldLock="0"/>
      </w:r>
      <w:r>
        <w:rPr>
          <w:rStyle w:val="Hyperlink.0"/>
          <w:rFonts w:ascii="Arial" w:cs="Arial" w:hAnsi="Arial" w:eastAsia="Arial"/>
        </w:rPr>
        <w:instrText xml:space="preserve"> HYPERLINK \l "fn3" </w:instrText>
      </w:r>
      <w:r>
        <w:rPr>
          <w:rStyle w:val="Hyperlink.0"/>
          <w:rFonts w:ascii="Arial" w:cs="Arial" w:hAnsi="Arial" w:eastAsia="Arial"/>
        </w:rPr>
        <w:fldChar w:fldCharType="separate" w:fldLock="0"/>
      </w:r>
      <w:bookmarkStart w:name="fnref3" w:id="30"/>
      <w:bookmarkEnd w:id="30"/>
      <w:r>
        <w:rPr>
          <w:rStyle w:val="Hyperlink.0"/>
          <w:rFonts w:ascii="Arial" w:hAnsi="Arial"/>
          <w:rtl w:val="0"/>
          <w:lang w:val="pt-PT"/>
        </w:rPr>
        <w:t>[</w:t>
      </w:r>
      <w:r>
        <w:rPr>
          <w:rStyle w:val="Hyperlink.0"/>
          <w:rFonts w:ascii="Arial" w:hAnsi="Arial"/>
          <w:rtl w:val="0"/>
          <w:lang w:val="pt-PT"/>
        </w:rPr>
        <w:t>3]</w:t>
      </w:r>
      <w:r>
        <w:rPr>
          <w:rFonts w:ascii="Arial" w:cs="Arial" w:hAnsi="Arial" w:eastAsia="Arial"/>
        </w:rPr>
        <w:fldChar w:fldCharType="end" w:fldLock="0"/>
      </w:r>
    </w:p>
    <w:p>
      <w:pPr>
        <w:pStyle w:val="Body"/>
        <w:spacing w:after="210" w:line="360" w:lineRule="auto"/>
        <w:rPr>
          <w:rFonts w:ascii="Arial" w:cs="Arial" w:hAnsi="Arial" w:eastAsia="Arial"/>
        </w:rPr>
      </w:pPr>
      <w:r>
        <w:rPr>
          <w:rStyle w:val="None"/>
          <w:rFonts w:ascii="Arial" w:hAnsi="Arial"/>
          <w:b w:val="1"/>
          <w:bCs w:val="1"/>
          <w:rtl w:val="0"/>
          <w:lang w:val="en-US"/>
        </w:rPr>
        <w:t>The Solution</w:t>
      </w:r>
      <w:r>
        <w:rPr>
          <w:rFonts w:ascii="Arial" w:hAnsi="Arial"/>
          <w:rtl w:val="0"/>
          <w:lang w:val="en-US"/>
        </w:rPr>
        <w:t>: Establish clear criteria for identifying performance-critical paths that require enhanced review.</w:t>
      </w:r>
    </w:p>
    <w:p>
      <w:pPr>
        <w:pStyle w:val="Body"/>
        <w:spacing w:before="315" w:after="105" w:line="360" w:lineRule="auto"/>
        <w:rPr>
          <w:rFonts w:ascii="Arial" w:cs="Arial" w:hAnsi="Arial" w:eastAsia="Arial"/>
        </w:rPr>
      </w:pPr>
      <w:bookmarkStart w:name="bm_3_1_performance_critical_code_88bf50" w:id="31"/>
      <w:r>
        <w:rPr>
          <w:rStyle w:val="None"/>
          <w:rFonts w:ascii="Arial" w:hAnsi="Arial"/>
          <w:b w:val="1"/>
          <w:bCs w:val="1"/>
          <w:sz w:val="24"/>
          <w:szCs w:val="24"/>
          <w:rtl w:val="0"/>
          <w:lang w:val="en-US"/>
        </w:rPr>
        <w:t>3.1 Performance-Critical Code Classification</w:t>
      </w:r>
      <w:bookmarkEnd w:id="31"/>
    </w:p>
    <w:p>
      <w:pPr>
        <w:pStyle w:val="Body"/>
        <w:spacing w:after="210" w:line="360" w:lineRule="auto"/>
        <w:rPr>
          <w:rFonts w:ascii="Arial" w:cs="Arial" w:hAnsi="Arial" w:eastAsia="Arial"/>
        </w:rPr>
      </w:pPr>
      <w:del w:id="32" w:date="2025-10-12T11:45:14Z" w:author="Kush Gunturi">
        <w:r>
          <w:rPr>
            <w:rFonts w:ascii="Arial" w:hAnsi="Arial"/>
            <w:rtl w:val="0"/>
            <w:lang w:val="en-US"/>
          </w:rPr>
          <w:delText>Based on Google's standards for careful scrutiny, code requires</w:delText>
        </w:r>
      </w:del>
      <w:ins w:id="33" w:date="2025-10-12T11:45:29Z" w:author="Kush Gunturi">
        <w:r>
          <w:rPr>
            <w:rFonts w:ascii="Arial" w:hAnsi="Arial"/>
            <w:rtl w:val="0"/>
            <w:lang w:val="en-US"/>
          </w:rPr>
          <w:t>Some criteria for code we might</w:t>
        </w:r>
      </w:ins>
      <w:r>
        <w:rPr>
          <w:rFonts w:ascii="Arial" w:hAnsi="Arial"/>
          <w:rtl w:val="0"/>
        </w:rPr>
        <w:t xml:space="preserve"> </w:t>
      </w:r>
      <w:ins w:id="34" w:date="2025-10-12T11:45:34Z" w:author="Kush Gunturi">
        <w:r>
          <w:rPr>
            <w:rFonts w:ascii="Arial" w:hAnsi="Arial"/>
            <w:rtl w:val="0"/>
            <w:lang w:val="en-US"/>
          </w:rPr>
          <w:t xml:space="preserve">employ to require </w:t>
        </w:r>
      </w:ins>
      <w:r>
        <w:rPr>
          <w:rFonts w:ascii="Arial" w:hAnsi="Arial"/>
          <w:rtl w:val="0"/>
          <w:lang w:val="en-US"/>
        </w:rPr>
        <w:t xml:space="preserve">enhanced attention </w:t>
      </w:r>
      <w:del w:id="35" w:date="2025-10-12T11:45:37Z" w:author="Kush Gunturi">
        <w:r>
          <w:rPr>
            <w:rFonts w:ascii="Arial" w:hAnsi="Arial"/>
            <w:rtl w:val="0"/>
            <w:lang w:val="en-US"/>
          </w:rPr>
          <w:delText>when it</w:delText>
        </w:r>
      </w:del>
      <w:ins w:id="36" w:date="2025-10-12T11:45:38Z" w:author="Kush Gunturi">
        <w:r>
          <w:rPr>
            <w:rFonts w:ascii="Arial" w:hAnsi="Arial"/>
            <w:rtl w:val="0"/>
            <w:lang w:val="en-US"/>
          </w:rPr>
          <w:t>can be</w:t>
        </w:r>
      </w:ins>
      <w:r>
        <w:rPr>
          <w:rFonts w:ascii="Arial" w:hAnsi="Arial"/>
          <w:rtl w:val="0"/>
        </w:rPr>
        <w:t>:</w:t>
      </w:r>
      <w:r>
        <w:rPr>
          <w:rStyle w:val="Hyperlink.0"/>
          <w:rFonts w:ascii="Arial" w:cs="Arial" w:hAnsi="Arial" w:eastAsia="Arial"/>
        </w:rPr>
        <w:fldChar w:fldCharType="begin" w:fldLock="0"/>
      </w:r>
      <w:r>
        <w:rPr>
          <w:rStyle w:val="Hyperlink.0"/>
          <w:rFonts w:ascii="Arial" w:cs="Arial" w:hAnsi="Arial" w:eastAsia="Arial"/>
        </w:rPr>
        <w:instrText xml:space="preserve"> HYPERLINK \l "fn3" </w:instrText>
      </w:r>
      <w:r>
        <w:rPr>
          <w:rStyle w:val="Hyperlink.0"/>
          <w:rFonts w:ascii="Arial" w:cs="Arial" w:hAnsi="Arial" w:eastAsia="Arial"/>
        </w:rPr>
        <w:fldChar w:fldCharType="separate" w:fldLock="0"/>
      </w:r>
      <w:bookmarkStart w:name="fnref3_1" w:id="37"/>
      <w:bookmarkEnd w:id="37"/>
      <w:r>
        <w:rPr>
          <w:rStyle w:val="Hyperlink.0"/>
          <w:rFonts w:ascii="Arial" w:hAnsi="Arial"/>
          <w:rtl w:val="0"/>
          <w:lang w:val="pt-PT"/>
        </w:rPr>
        <w:t>[</w:t>
      </w:r>
      <w:r>
        <w:rPr>
          <w:rStyle w:val="Hyperlink.0"/>
          <w:rFonts w:ascii="Arial" w:hAnsi="Arial"/>
          <w:rtl w:val="0"/>
          <w:lang w:val="pt-PT"/>
        </w:rPr>
        <w:t>3]</w:t>
      </w:r>
      <w:r>
        <w:rPr>
          <w:rFonts w:ascii="Arial" w:cs="Arial" w:hAnsi="Arial" w:eastAsia="Arial"/>
        </w:rPr>
        <w:fldChar w:fldCharType="end" w:fldLock="0"/>
      </w:r>
    </w:p>
    <w:p>
      <w:pPr>
        <w:pStyle w:val="Body"/>
        <w:numPr>
          <w:ilvl w:val="0"/>
          <w:numId w:val="2"/>
        </w:numPr>
        <w:spacing w:before="105" w:after="105" w:line="360" w:lineRule="auto"/>
        <w:rPr>
          <w:rFonts w:ascii="Arial" w:hAnsi="Arial"/>
          <w:lang w:val="en-US"/>
        </w:rPr>
      </w:pPr>
      <w:r>
        <w:rPr>
          <w:rStyle w:val="None"/>
          <w:rFonts w:ascii="Arial" w:hAnsi="Arial"/>
          <w:b w:val="1"/>
          <w:bCs w:val="1"/>
          <w:rtl w:val="0"/>
          <w:lang w:val="en-US"/>
        </w:rPr>
        <w:t>Makes multiple external calls</w:t>
      </w:r>
      <w:r>
        <w:rPr>
          <w:rFonts w:ascii="Arial" w:hAnsi="Arial"/>
          <w:rtl w:val="0"/>
          <w:lang w:val="en-US"/>
        </w:rPr>
        <w:t>: Any code that calls APIs, databases, or external services multiple times</w:t>
      </w:r>
    </w:p>
    <w:p>
      <w:pPr>
        <w:pStyle w:val="Body"/>
        <w:numPr>
          <w:ilvl w:val="0"/>
          <w:numId w:val="2"/>
        </w:numPr>
        <w:spacing w:before="105" w:after="105" w:line="360" w:lineRule="auto"/>
        <w:rPr>
          <w:rFonts w:ascii="Arial" w:hAnsi="Arial"/>
          <w:lang w:val="en-US"/>
        </w:rPr>
      </w:pPr>
      <w:r>
        <w:rPr>
          <w:rStyle w:val="None"/>
          <w:rFonts w:ascii="Arial" w:hAnsi="Arial"/>
          <w:b w:val="1"/>
          <w:bCs w:val="1"/>
          <w:rtl w:val="0"/>
          <w:lang w:val="en-US"/>
        </w:rPr>
        <w:t>Impacts user-perceived latency</w:t>
      </w:r>
      <w:r>
        <w:rPr>
          <w:rFonts w:ascii="Arial" w:hAnsi="Arial"/>
          <w:rtl w:val="0"/>
          <w:lang w:val="en-US"/>
        </w:rPr>
        <w:t>: Code in the request path that directly affects response time</w:t>
      </w:r>
    </w:p>
    <w:p>
      <w:pPr>
        <w:pStyle w:val="Body"/>
        <w:numPr>
          <w:ilvl w:val="0"/>
          <w:numId w:val="2"/>
        </w:numPr>
        <w:spacing w:before="105" w:after="105" w:line="360" w:lineRule="auto"/>
        <w:rPr>
          <w:rFonts w:ascii="Arial" w:hAnsi="Arial"/>
          <w:lang w:val="en-US"/>
        </w:rPr>
      </w:pPr>
      <w:r>
        <w:rPr>
          <w:rStyle w:val="None"/>
          <w:rFonts w:ascii="Arial" w:hAnsi="Arial"/>
          <w:b w:val="1"/>
          <w:bCs w:val="1"/>
          <w:rtl w:val="0"/>
          <w:lang w:val="en-US"/>
        </w:rPr>
        <w:t>Processes data in loops</w:t>
      </w:r>
      <w:r>
        <w:rPr>
          <w:rFonts w:ascii="Arial" w:hAnsi="Arial"/>
          <w:rtl w:val="0"/>
          <w:lang w:val="en-US"/>
        </w:rPr>
        <w:t>: Logic that could scale poorly with input size</w:t>
      </w:r>
    </w:p>
    <w:p>
      <w:pPr>
        <w:pStyle w:val="Body"/>
        <w:numPr>
          <w:ilvl w:val="0"/>
          <w:numId w:val="2"/>
        </w:numPr>
        <w:spacing w:before="105" w:after="105" w:line="360" w:lineRule="auto"/>
        <w:rPr>
          <w:rFonts w:ascii="Arial" w:hAnsi="Arial"/>
          <w:lang w:val="en-US"/>
        </w:rPr>
      </w:pPr>
      <w:ins w:id="38" w:date="2025-10-12T11:47:34Z" w:author="Kush Gunturi">
        <w:r>
          <w:rPr>
            <w:rStyle w:val="None"/>
            <w:rFonts w:ascii="Arial" w:hAnsi="Arial"/>
            <w:b w:val="1"/>
            <w:bCs w:val="1"/>
            <w:rtl w:val="0"/>
            <w:lang w:val="en-US"/>
          </w:rPr>
          <w:t>Reused in many places</w:t>
        </w:r>
      </w:ins>
      <w:ins w:id="39" w:date="2025-10-12T11:47:34Z" w:author="Kush Gunturi">
        <w:r>
          <w:rPr>
            <w:rFonts w:ascii="Arial" w:hAnsi="Arial"/>
            <w:rtl w:val="0"/>
          </w:rPr>
          <w:t>:</w:t>
        </w:r>
      </w:ins>
      <w:ins w:id="40" w:date="2025-10-12T11:47:34Z" w:author="Kush Gunturi">
        <w:r>
          <w:rPr>
            <w:rFonts w:ascii="Arial" w:hAnsi="Arial"/>
            <w:rtl w:val="0"/>
            <w:lang w:val="en-US"/>
          </w:rPr>
          <w:t xml:space="preserve"> E.g Quote loading and update behavior</w:t>
        </w:r>
      </w:ins>
    </w:p>
    <w:p>
      <w:pPr>
        <w:pStyle w:val="Body"/>
        <w:spacing w:before="315" w:after="105" w:line="360" w:lineRule="auto"/>
        <w:rPr>
          <w:rFonts w:ascii="Arial" w:cs="Arial" w:hAnsi="Arial" w:eastAsia="Arial"/>
        </w:rPr>
      </w:pPr>
      <w:bookmarkStart w:name="bm_3_2_enhanced_practices_for_per_b07c23" w:id="41"/>
      <w:r>
        <w:rPr>
          <w:rStyle w:val="None"/>
          <w:rFonts w:ascii="Arial" w:hAnsi="Arial"/>
          <w:b w:val="1"/>
          <w:bCs w:val="1"/>
          <w:sz w:val="24"/>
          <w:szCs w:val="24"/>
          <w:rtl w:val="0"/>
          <w:lang w:val="en-US"/>
        </w:rPr>
        <w:t>3.2 Enhanced Practices for Performance-Critical Code</w:t>
      </w:r>
      <w:bookmarkEnd w:id="41"/>
    </w:p>
    <w:p>
      <w:pPr>
        <w:pStyle w:val="Body"/>
        <w:spacing w:after="210" w:line="360" w:lineRule="auto"/>
        <w:rPr>
          <w:rFonts w:ascii="Arial" w:cs="Arial" w:hAnsi="Arial" w:eastAsia="Arial"/>
        </w:rPr>
      </w:pPr>
      <w:r>
        <w:rPr>
          <w:rFonts w:ascii="Arial" w:hAnsi="Arial"/>
          <w:rtl w:val="0"/>
          <w:lang w:val="en-US"/>
        </w:rPr>
        <w:t>For code meeting these criteria:</w:t>
      </w:r>
    </w:p>
    <w:p>
      <w:pPr>
        <w:pStyle w:val="Body"/>
        <w:spacing w:after="210" w:line="360" w:lineRule="auto"/>
        <w:rPr>
          <w:rFonts w:ascii="Arial" w:cs="Arial" w:hAnsi="Arial" w:eastAsia="Arial"/>
        </w:rPr>
      </w:pPr>
      <w:r>
        <w:rPr>
          <w:rStyle w:val="None"/>
          <w:rFonts w:ascii="Arial" w:hAnsi="Arial"/>
          <w:b w:val="1"/>
          <w:bCs w:val="1"/>
          <w:rtl w:val="0"/>
          <w:lang w:val="it-IT"/>
        </w:rPr>
        <w:t>Mandatory Performance Questions</w:t>
      </w:r>
      <w:r>
        <w:rPr>
          <w:rFonts w:ascii="Arial" w:hAnsi="Arial"/>
          <w:rtl w:val="0"/>
          <w:lang w:val="en-US"/>
        </w:rPr>
        <w:t>: Before any change, ask: "Could this add unnecessary latency? Are we doing redundant work?"</w:t>
      </w:r>
    </w:p>
    <w:p>
      <w:pPr>
        <w:pStyle w:val="Body"/>
        <w:spacing w:after="210" w:line="360" w:lineRule="auto"/>
        <w:rPr>
          <w:rFonts w:ascii="Arial" w:cs="Arial" w:hAnsi="Arial" w:eastAsia="Arial"/>
        </w:rPr>
      </w:pPr>
      <w:r>
        <w:rPr>
          <w:rStyle w:val="None"/>
          <w:rFonts w:ascii="Arial" w:hAnsi="Arial"/>
          <w:b w:val="1"/>
          <w:bCs w:val="1"/>
          <w:rtl w:val="0"/>
          <w:lang w:val="en-US"/>
        </w:rPr>
        <w:t>Test Improvement Requirement</w:t>
      </w:r>
      <w:r>
        <w:rPr>
          <w:rFonts w:ascii="Arial" w:hAnsi="Arial"/>
          <w:rtl w:val="0"/>
        </w:rPr>
        <w:t xml:space="preserve">: </w:t>
      </w:r>
      <w:r>
        <w:rPr>
          <w:rStyle w:val="None"/>
          <w:rFonts w:ascii="Arial" w:hAnsi="Arial"/>
          <w:b w:val="1"/>
          <w:bCs w:val="1"/>
          <w:rtl w:val="0"/>
          <w:lang w:val="en-US"/>
        </w:rPr>
        <w:t>When making changes across modules with lacking test coverage, developers must add tests for the modified functionality.</w:t>
      </w:r>
      <w:r>
        <w:rPr>
          <w:rFonts w:ascii="Arial" w:hAnsi="Arial"/>
          <w:rtl w:val="0"/>
          <w:lang w:val="en-US"/>
        </w:rPr>
        <w:t xml:space="preserve"> This ensures we gradually improve coverage in our most critical areas while making necessary changes.</w:t>
      </w:r>
    </w:p>
    <w:p>
      <w:pPr>
        <w:pStyle w:val="Body"/>
        <w:spacing w:after="210" w:line="360" w:lineRule="auto"/>
        <w:rPr>
          <w:del w:id="42" w:date="2025-10-12T11:49:37Z" w:author="Kush Gunturi"/>
          <w:rFonts w:ascii="Arial" w:cs="Arial" w:hAnsi="Arial" w:eastAsia="Arial"/>
        </w:rPr>
      </w:pPr>
      <w:del w:id="43" w:date="2025-10-12T11:49:37Z" w:author="Kush Gunturi">
        <w:r>
          <w:rPr>
            <w:rStyle w:val="None"/>
            <w:rFonts w:ascii="Arial" w:hAnsi="Arial"/>
            <w:b w:val="1"/>
            <w:bCs w:val="1"/>
            <w:rtl w:val="0"/>
            <w:lang w:val="en-US"/>
          </w:rPr>
          <w:delText>Focused Peer Review</w:delText>
        </w:r>
      </w:del>
      <w:del w:id="44" w:date="2025-10-12T11:49:37Z" w:author="Kush Gunturi">
        <w:r>
          <w:rPr>
            <w:rFonts w:ascii="Arial" w:hAnsi="Arial"/>
            <w:rtl w:val="0"/>
            <w:lang w:val="en-US"/>
          </w:rPr>
          <w:delText>: Reviewers must specifically verify performance impact using Google's functionality standard: "Is what the developer intended good for users of this code?"</w:delText>
        </w:r>
      </w:del>
      <w:del w:id="45" w:date="2025-10-12T11:49:37Z" w:author="Kush Gunturi">
        <w:r>
          <w:rPr>
            <w:rStyle w:val="Hyperlink.0"/>
            <w:rFonts w:ascii="Arial" w:cs="Arial" w:hAnsi="Arial" w:eastAsia="Arial"/>
          </w:rPr>
          <w:fldChar w:fldCharType="begin" w:fldLock="0"/>
        </w:r>
      </w:del>
      <w:del w:id="46" w:date="2025-10-12T11:49:37Z" w:author="Kush Gunturi">
        <w:r>
          <w:rPr>
            <w:rStyle w:val="Hyperlink.0"/>
            <w:rFonts w:ascii="Arial" w:cs="Arial" w:hAnsi="Arial" w:eastAsia="Arial"/>
          </w:rPr>
          <w:delInstrText xml:space="preserve"> HYPERLINK \l "fn3" </w:delInstrText>
        </w:r>
      </w:del>
      <w:del w:id="47" w:date="2025-10-12T11:49:37Z" w:author="Kush Gunturi">
        <w:r>
          <w:rPr>
            <w:rStyle w:val="Hyperlink.0"/>
            <w:rFonts w:ascii="Arial" w:cs="Arial" w:hAnsi="Arial" w:eastAsia="Arial"/>
          </w:rPr>
          <w:fldChar w:fldCharType="separate" w:fldLock="0"/>
        </w:r>
      </w:del>
      <w:bookmarkStart w:name="fnref3_2" w:id="48"/>
      <w:bookmarkEnd w:id="48"/>
      <w:del w:id="49" w:date="2025-10-12T11:49:37Z" w:author="Kush Gunturi">
        <w:r>
          <w:rPr>
            <w:rStyle w:val="Hyperlink.0"/>
            <w:rFonts w:ascii="Arial" w:hAnsi="Arial"/>
            <w:rtl w:val="0"/>
            <w:lang w:val="pt-PT"/>
          </w:rPr>
          <w:delText>[</w:delText>
        </w:r>
      </w:del>
      <w:del w:id="50" w:date="2025-10-12T11:49:37Z" w:author="Kush Gunturi">
        <w:r>
          <w:rPr>
            <w:rStyle w:val="Hyperlink.0"/>
            <w:rFonts w:ascii="Arial" w:hAnsi="Arial"/>
            <w:rtl w:val="0"/>
            <w:lang w:val="pt-PT"/>
          </w:rPr>
          <w:delText>3]</w:delText>
        </w:r>
      </w:del>
      <w:del w:id="51" w:date="2025-10-12T11:49:37Z" w:author="Kush Gunturi">
        <w:r>
          <w:rPr>
            <w:rFonts w:ascii="Arial" w:cs="Arial" w:hAnsi="Arial" w:eastAsia="Arial"/>
          </w:rPr>
          <w:fldChar w:fldCharType="end" w:fldLock="0"/>
        </w:r>
      </w:del>
    </w:p>
    <w:p>
      <w:pPr>
        <w:pStyle w:val="Body"/>
        <w:spacing w:before="315" w:after="105" w:line="360" w:lineRule="auto"/>
        <w:rPr>
          <w:rFonts w:ascii="Arial" w:cs="Arial" w:hAnsi="Arial" w:eastAsia="Arial"/>
        </w:rPr>
      </w:pPr>
      <w:bookmarkStart w:name="bm_4_peer_review_focus_on_control_8bbc6d" w:id="52"/>
      <w:r>
        <w:rPr>
          <w:rStyle w:val="None"/>
          <w:rFonts w:ascii="Arial" w:hAnsi="Arial"/>
          <w:b w:val="1"/>
          <w:bCs w:val="1"/>
          <w:sz w:val="24"/>
          <w:szCs w:val="24"/>
          <w:rtl w:val="0"/>
          <w:lang w:val="en-US"/>
        </w:rPr>
        <w:t>4. Peer Review: Focus on Control Flow and Performance</w:t>
      </w:r>
      <w:bookmarkEnd w:id="52"/>
    </w:p>
    <w:p>
      <w:pPr>
        <w:pStyle w:val="Body"/>
        <w:spacing w:after="210" w:line="360" w:lineRule="auto"/>
        <w:rPr>
          <w:rFonts w:ascii="Arial" w:cs="Arial" w:hAnsi="Arial" w:eastAsia="Arial"/>
        </w:rPr>
      </w:pPr>
      <w:r>
        <w:rPr>
          <w:rStyle w:val="None"/>
          <w:rFonts w:ascii="Arial" w:hAnsi="Arial"/>
          <w:b w:val="1"/>
          <w:bCs w:val="1"/>
          <w:rtl w:val="0"/>
          <w:lang w:val="en-US"/>
        </w:rPr>
        <w:t>The Problem</w:t>
      </w:r>
      <w:r>
        <w:rPr>
          <w:rFonts w:ascii="Arial" w:hAnsi="Arial"/>
          <w:rtl w:val="0"/>
          <w:lang w:val="en-US"/>
        </w:rPr>
        <w:t>: Our current review process didn't systematically check control flow logic. Microsoft's research shows only 15% of reviewer comments identify possible defects, suggesting reviews often miss functional issues.</w:t>
      </w:r>
      <w:r>
        <w:rPr>
          <w:rStyle w:val="Hyperlink.0"/>
          <w:rFonts w:ascii="Arial" w:cs="Arial" w:hAnsi="Arial" w:eastAsia="Arial"/>
        </w:rPr>
        <w:fldChar w:fldCharType="begin" w:fldLock="0"/>
      </w:r>
      <w:r>
        <w:rPr>
          <w:rStyle w:val="Hyperlink.0"/>
          <w:rFonts w:ascii="Arial" w:cs="Arial" w:hAnsi="Arial" w:eastAsia="Arial"/>
        </w:rPr>
        <w:instrText xml:space="preserve"> HYPERLINK \l "fn4" </w:instrText>
      </w:r>
      <w:r>
        <w:rPr>
          <w:rStyle w:val="Hyperlink.0"/>
          <w:rFonts w:ascii="Arial" w:cs="Arial" w:hAnsi="Arial" w:eastAsia="Arial"/>
        </w:rPr>
        <w:fldChar w:fldCharType="separate" w:fldLock="0"/>
      </w:r>
      <w:bookmarkStart w:name="fnref4" w:id="53"/>
      <w:bookmarkEnd w:id="53"/>
      <w:r>
        <w:rPr>
          <w:rStyle w:val="Hyperlink.0"/>
          <w:rFonts w:ascii="Arial" w:hAnsi="Arial"/>
          <w:rtl w:val="0"/>
          <w:lang w:val="pt-PT"/>
        </w:rPr>
        <w:t>[</w:t>
      </w:r>
      <w:r>
        <w:rPr>
          <w:rStyle w:val="Hyperlink.0"/>
          <w:rFonts w:ascii="Arial" w:hAnsi="Arial"/>
          <w:rtl w:val="0"/>
          <w:lang w:val="pt-PT"/>
        </w:rPr>
        <w:t>4]</w:t>
      </w:r>
      <w:r>
        <w:rPr>
          <w:rFonts w:ascii="Arial" w:cs="Arial" w:hAnsi="Arial" w:eastAsia="Arial"/>
        </w:rPr>
        <w:fldChar w:fldCharType="end" w:fldLock="0"/>
      </w:r>
      <w:ins w:id="54" w:date="2025-10-12T11:59:50Z" w:author="Kush Gunturi">
        <w:r>
          <w:rPr>
            <w:rFonts w:ascii="Arial" w:hAnsi="Arial"/>
            <w:rtl w:val="0"/>
            <w:lang w:val="en-US"/>
          </w:rPr>
          <w:t xml:space="preserve"> Our reviews process is also too centralized, with too many reviews going to one person.</w:t>
        </w:r>
      </w:ins>
    </w:p>
    <w:p>
      <w:pPr>
        <w:pStyle w:val="Body"/>
        <w:spacing w:after="210" w:line="360" w:lineRule="auto"/>
        <w:rPr>
          <w:rFonts w:ascii="Arial" w:cs="Arial" w:hAnsi="Arial" w:eastAsia="Arial"/>
        </w:rPr>
      </w:pPr>
      <w:r>
        <w:rPr>
          <w:rStyle w:val="None"/>
          <w:rFonts w:ascii="Arial" w:hAnsi="Arial"/>
          <w:b w:val="1"/>
          <w:bCs w:val="1"/>
          <w:rtl w:val="0"/>
          <w:lang w:val="en-US"/>
        </w:rPr>
        <w:t>The Solution</w:t>
      </w:r>
      <w:r>
        <w:rPr>
          <w:rFonts w:ascii="Arial" w:hAnsi="Arial"/>
          <w:rtl w:val="0"/>
          <w:lang w:val="en-US"/>
        </w:rPr>
        <w:t>: Implement targeted review practices with improved reviewer distribution and systematic checking.</w:t>
      </w:r>
    </w:p>
    <w:p>
      <w:pPr>
        <w:pStyle w:val="Body"/>
        <w:spacing w:before="315" w:after="105" w:line="360" w:lineRule="auto"/>
        <w:rPr>
          <w:rFonts w:ascii="Arial" w:cs="Arial" w:hAnsi="Arial" w:eastAsia="Arial"/>
        </w:rPr>
      </w:pPr>
      <w:bookmarkStart w:name="bm_4_1_dual_review_system" w:id="55"/>
      <w:r>
        <w:rPr>
          <w:rStyle w:val="None"/>
          <w:rFonts w:ascii="Arial" w:hAnsi="Arial"/>
          <w:b w:val="1"/>
          <w:bCs w:val="1"/>
          <w:sz w:val="24"/>
          <w:szCs w:val="24"/>
          <w:rtl w:val="0"/>
          <w:lang w:val="en-US"/>
        </w:rPr>
        <w:t>4.1 Dual Review System</w:t>
      </w:r>
      <w:bookmarkEnd w:id="55"/>
    </w:p>
    <w:p>
      <w:pPr>
        <w:pStyle w:val="Body"/>
        <w:spacing w:after="210" w:line="360" w:lineRule="auto"/>
        <w:rPr>
          <w:rFonts w:ascii="Arial" w:cs="Arial" w:hAnsi="Arial" w:eastAsia="Arial"/>
        </w:rPr>
      </w:pPr>
      <w:r>
        <w:rPr>
          <w:rStyle w:val="None"/>
          <w:rFonts w:ascii="Arial" w:hAnsi="Arial"/>
          <w:b w:val="1"/>
          <w:bCs w:val="1"/>
          <w:rtl w:val="0"/>
          <w:lang w:val="en-US"/>
        </w:rPr>
        <w:t>Move to Primary-Secondary Review Model</w:t>
      </w:r>
      <w:r>
        <w:rPr>
          <w:rFonts w:ascii="Arial" w:hAnsi="Arial"/>
          <w:rtl w:val="0"/>
          <w:lang w:val="en-US"/>
        </w:rPr>
        <w:t>: Following Microsoft's research recommendations, we</w:t>
      </w:r>
      <w:ins w:id="56" w:date="2025-10-12T11:51:45Z" w:author="Kush Gunturi">
        <w:r>
          <w:rPr>
            <w:rFonts w:ascii="Arial" w:hAnsi="Arial"/>
            <w:rtl w:val="0"/>
            <w:lang w:val="en-US"/>
          </w:rPr>
          <w:t xml:space="preserve"> </w:t>
        </w:r>
      </w:ins>
      <w:del w:id="57" w:date="2025-10-12T11:51:44Z" w:author="Kush Gunturi">
        <w:r>
          <w:rPr>
            <w:rFonts w:ascii="Arial" w:hAnsi="Arial"/>
            <w:rtl w:val="0"/>
            <w:lang w:val="en-US"/>
          </w:rPr>
          <w:delText xml:space="preserve"> will transition</w:delText>
        </w:r>
      </w:del>
      <w:ins w:id="58" w:date="2025-10-12T11:51:35Z" w:author="Kush Gunturi">
        <w:r>
          <w:rPr>
            <w:rFonts w:ascii="Arial" w:hAnsi="Arial"/>
            <w:rtl w:val="0"/>
            <w:lang w:val="en-US"/>
          </w:rPr>
          <w:t>should transition</w:t>
        </w:r>
      </w:ins>
      <w:r>
        <w:rPr>
          <w:rFonts w:ascii="Arial" w:hAnsi="Arial"/>
          <w:rtl w:val="0"/>
          <w:lang w:val="en-US"/>
        </w:rPr>
        <w:t xml:space="preserve"> from single-person reviews to a dual review system</w:t>
      </w:r>
      <w:del w:id="59" w:date="2025-10-12T11:51:55Z" w:author="Kush Gunturi">
        <w:r>
          <w:rPr>
            <w:rFonts w:ascii="Arial" w:hAnsi="Arial"/>
            <w:rtl w:val="0"/>
          </w:rPr>
          <w:delText>:</w:delText>
        </w:r>
      </w:del>
      <w:r>
        <w:rPr>
          <w:rStyle w:val="Hyperlink.0"/>
          <w:rFonts w:ascii="Arial" w:cs="Arial" w:hAnsi="Arial" w:eastAsia="Arial"/>
        </w:rPr>
        <w:fldChar w:fldCharType="begin" w:fldLock="0"/>
      </w:r>
      <w:r>
        <w:rPr>
          <w:rStyle w:val="Hyperlink.0"/>
          <w:rFonts w:ascii="Arial" w:cs="Arial" w:hAnsi="Arial" w:eastAsia="Arial"/>
        </w:rPr>
        <w:instrText xml:space="preserve"> HYPERLINK \l "fn2" </w:instrText>
      </w:r>
      <w:r>
        <w:rPr>
          <w:rStyle w:val="Hyperlink.0"/>
          <w:rFonts w:ascii="Arial" w:cs="Arial" w:hAnsi="Arial" w:eastAsia="Arial"/>
        </w:rPr>
        <w:fldChar w:fldCharType="separate" w:fldLock="0"/>
      </w:r>
      <w:bookmarkStart w:name="fnref2_3" w:id="60"/>
      <w:bookmarkEnd w:id="60"/>
      <w:r>
        <w:rPr>
          <w:rStyle w:val="Hyperlink.0"/>
          <w:rFonts w:ascii="Arial" w:hAnsi="Arial"/>
          <w:rtl w:val="0"/>
          <w:lang w:val="pt-PT"/>
        </w:rPr>
        <w:t>[</w:t>
      </w:r>
      <w:r>
        <w:rPr>
          <w:rStyle w:val="Hyperlink.0"/>
          <w:rFonts w:ascii="Arial" w:hAnsi="Arial"/>
          <w:rtl w:val="0"/>
          <w:lang w:val="pt-PT"/>
        </w:rPr>
        <w:t>2]</w:t>
      </w:r>
      <w:r>
        <w:rPr>
          <w:rFonts w:ascii="Arial" w:cs="Arial" w:hAnsi="Arial" w:eastAsia="Arial"/>
        </w:rPr>
        <w:fldChar w:fldCharType="end" w:fldLock="0"/>
      </w:r>
      <w:ins w:id="61" w:date="2025-10-12T11:52:36Z" w:author="Kush Gunturi">
        <w:r>
          <w:rPr>
            <w:rFonts w:ascii="Arial" w:hAnsi="Arial"/>
            <w:rtl w:val="0"/>
            <w:lang w:val="en-US"/>
          </w:rPr>
          <w:t>. I have added some roles which might make sense so it</w:t>
        </w:r>
      </w:ins>
      <w:ins w:id="62" w:date="2025-10-12T11:52:36Z" w:author="Kush Gunturi">
        <w:r>
          <w:rPr>
            <w:rFonts w:ascii="Arial" w:hAnsi="Arial" w:hint="default"/>
            <w:rtl w:val="0"/>
            <w:lang w:val="en-US"/>
          </w:rPr>
          <w:t>’</w:t>
        </w:r>
      </w:ins>
      <w:ins w:id="63" w:date="2025-10-12T11:52:36Z" w:author="Kush Gunturi">
        <w:r>
          <w:rPr>
            <w:rFonts w:ascii="Arial" w:hAnsi="Arial"/>
            <w:rtl w:val="0"/>
            <w:lang w:val="en-US"/>
          </w:rPr>
          <w:t>s clear what the two reviewers can do:</w:t>
        </w:r>
      </w:ins>
    </w:p>
    <w:p>
      <w:pPr>
        <w:pStyle w:val="Body"/>
        <w:numPr>
          <w:ilvl w:val="0"/>
          <w:numId w:val="4"/>
        </w:numPr>
        <w:spacing w:before="105" w:after="105" w:line="360" w:lineRule="auto"/>
        <w:rPr>
          <w:rFonts w:ascii="Arial" w:hAnsi="Arial"/>
          <w:lang w:val="en-US"/>
        </w:rPr>
      </w:pPr>
      <w:r>
        <w:rPr>
          <w:rStyle w:val="None"/>
          <w:rFonts w:ascii="Arial" w:hAnsi="Arial"/>
          <w:b w:val="1"/>
          <w:bCs w:val="1"/>
          <w:rtl w:val="0"/>
          <w:lang w:val="en-US"/>
        </w:rPr>
        <w:t>Primary Reviewer</w:t>
      </w:r>
      <w:r>
        <w:rPr>
          <w:rFonts w:ascii="Arial" w:hAnsi="Arial"/>
          <w:rtl w:val="0"/>
          <w:lang w:val="en-US"/>
        </w:rPr>
        <w:t>: Conducts detailed technical review focusing on functionality, logic, and performance</w:t>
      </w:r>
    </w:p>
    <w:p>
      <w:pPr>
        <w:pStyle w:val="Body"/>
        <w:numPr>
          <w:ilvl w:val="0"/>
          <w:numId w:val="4"/>
        </w:numPr>
        <w:spacing w:before="105" w:after="105" w:line="360" w:lineRule="auto"/>
        <w:rPr>
          <w:rFonts w:ascii="Arial" w:hAnsi="Arial"/>
          <w:lang w:val="en-US"/>
        </w:rPr>
      </w:pPr>
      <w:r>
        <w:rPr>
          <w:rStyle w:val="None"/>
          <w:rFonts w:ascii="Arial" w:hAnsi="Arial"/>
          <w:b w:val="1"/>
          <w:bCs w:val="1"/>
          <w:rtl w:val="0"/>
          <w:lang w:val="en-US"/>
        </w:rPr>
        <w:t>Secondary Reviewer</w:t>
      </w:r>
      <w:r>
        <w:rPr>
          <w:rFonts w:ascii="Arial" w:hAnsi="Arial"/>
          <w:rtl w:val="0"/>
          <w:lang w:val="en-US"/>
        </w:rPr>
        <w:t>: Provides additional perspective on design, maintainability, and potential edge cases</w:t>
      </w:r>
    </w:p>
    <w:p>
      <w:pPr>
        <w:pStyle w:val="Body"/>
        <w:numPr>
          <w:ilvl w:val="0"/>
          <w:numId w:val="4"/>
        </w:numPr>
        <w:spacing w:before="105" w:after="105" w:line="360" w:lineRule="auto"/>
        <w:rPr>
          <w:rFonts w:ascii="Arial" w:hAnsi="Arial"/>
          <w:lang w:val="en-US"/>
        </w:rPr>
      </w:pPr>
      <w:r>
        <w:rPr>
          <w:rStyle w:val="None"/>
          <w:rFonts w:ascii="Arial" w:hAnsi="Arial"/>
          <w:b w:val="1"/>
          <w:bCs w:val="1"/>
          <w:rtl w:val="0"/>
          <w:lang w:val="en-US"/>
        </w:rPr>
        <w:t>Review Distribution</w:t>
      </w:r>
      <w:r>
        <w:rPr>
          <w:rFonts w:ascii="Arial" w:hAnsi="Arial"/>
          <w:rtl w:val="0"/>
          <w:lang w:val="en-US"/>
        </w:rPr>
        <w:t>: Rotate reviewer assignments to prevent knowledge silos and ensure no single person becomes a bottleneck for team reviews</w:t>
      </w:r>
    </w:p>
    <w:p>
      <w:pPr>
        <w:pStyle w:val="Body"/>
        <w:spacing w:after="210" w:line="360" w:lineRule="auto"/>
        <w:rPr>
          <w:del w:id="64" w:date="2025-10-12T11:51:29Z" w:author="Kush Gunturi"/>
          <w:rFonts w:ascii="Arial" w:cs="Arial" w:hAnsi="Arial" w:eastAsia="Arial"/>
        </w:rPr>
      </w:pPr>
      <w:del w:id="65" w:date="2025-10-12T11:51:29Z" w:author="Kush Gunturi">
        <w:r>
          <w:rPr>
            <w:rFonts w:ascii="Arial" w:hAnsi="Arial"/>
            <w:rtl w:val="0"/>
            <w:lang w:val="en-US"/>
          </w:rPr>
          <w:delText>This approach leverages Microsoft's finding that reviewer effectiveness increases with diverse perspectives while distributing review workload more equitably.</w:delText>
        </w:r>
      </w:del>
      <w:del w:id="66" w:date="2025-10-12T11:51:29Z" w:author="Kush Gunturi">
        <w:r>
          <w:rPr>
            <w:rStyle w:val="Hyperlink.0"/>
            <w:rFonts w:ascii="Arial" w:cs="Arial" w:hAnsi="Arial" w:eastAsia="Arial"/>
          </w:rPr>
          <w:fldChar w:fldCharType="begin" w:fldLock="0"/>
        </w:r>
      </w:del>
      <w:del w:id="67" w:date="2025-10-12T11:51:29Z" w:author="Kush Gunturi">
        <w:r>
          <w:rPr>
            <w:rStyle w:val="Hyperlink.0"/>
            <w:rFonts w:ascii="Arial" w:cs="Arial" w:hAnsi="Arial" w:eastAsia="Arial"/>
          </w:rPr>
          <w:delInstrText xml:space="preserve"> HYPERLINK \l "fn2" </w:delInstrText>
        </w:r>
      </w:del>
      <w:del w:id="68" w:date="2025-10-12T11:51:29Z" w:author="Kush Gunturi">
        <w:r>
          <w:rPr>
            <w:rStyle w:val="Hyperlink.0"/>
            <w:rFonts w:ascii="Arial" w:cs="Arial" w:hAnsi="Arial" w:eastAsia="Arial"/>
          </w:rPr>
          <w:fldChar w:fldCharType="separate" w:fldLock="0"/>
        </w:r>
      </w:del>
      <w:bookmarkStart w:name="fnref2_4" w:id="69"/>
      <w:bookmarkEnd w:id="69"/>
      <w:del w:id="70" w:date="2025-10-12T11:51:29Z" w:author="Kush Gunturi">
        <w:r>
          <w:rPr>
            <w:rStyle w:val="Hyperlink.0"/>
            <w:rFonts w:ascii="Arial" w:hAnsi="Arial"/>
            <w:rtl w:val="0"/>
            <w:lang w:val="pt-PT"/>
          </w:rPr>
          <w:delText>[</w:delText>
        </w:r>
      </w:del>
      <w:del w:id="71" w:date="2025-10-12T11:51:29Z" w:author="Kush Gunturi">
        <w:r>
          <w:rPr>
            <w:rStyle w:val="Hyperlink.0"/>
            <w:rFonts w:ascii="Arial" w:hAnsi="Arial"/>
            <w:rtl w:val="0"/>
            <w:lang w:val="pt-PT"/>
          </w:rPr>
          <w:delText>2]</w:delText>
        </w:r>
      </w:del>
      <w:del w:id="72" w:date="2025-10-12T11:51:29Z" w:author="Kush Gunturi">
        <w:r>
          <w:rPr>
            <w:rFonts w:ascii="Arial" w:cs="Arial" w:hAnsi="Arial" w:eastAsia="Arial"/>
          </w:rPr>
          <w:fldChar w:fldCharType="end" w:fldLock="0"/>
        </w:r>
      </w:del>
    </w:p>
    <w:p>
      <w:pPr>
        <w:pStyle w:val="Body"/>
        <w:spacing w:before="315" w:after="105" w:line="360" w:lineRule="auto"/>
        <w:rPr>
          <w:rFonts w:ascii="Arial" w:cs="Arial" w:hAnsi="Arial" w:eastAsia="Arial"/>
        </w:rPr>
      </w:pPr>
      <w:bookmarkStart w:name="bm_4_2_streamlined_review_checklist" w:id="73"/>
      <w:r>
        <w:rPr>
          <w:rStyle w:val="None"/>
          <w:rFonts w:ascii="Arial" w:hAnsi="Arial"/>
          <w:b w:val="1"/>
          <w:bCs w:val="1"/>
          <w:sz w:val="24"/>
          <w:szCs w:val="24"/>
          <w:rtl w:val="0"/>
          <w:lang w:val="en-US"/>
        </w:rPr>
        <w:t>4.2 Streamlined Review Checklist</w:t>
      </w:r>
      <w:bookmarkEnd w:id="73"/>
    </w:p>
    <w:p>
      <w:pPr>
        <w:pStyle w:val="Body"/>
        <w:spacing w:after="210" w:line="360" w:lineRule="auto"/>
        <w:rPr>
          <w:rFonts w:ascii="Arial" w:cs="Arial" w:hAnsi="Arial" w:eastAsia="Arial"/>
        </w:rPr>
      </w:pPr>
      <w:del w:id="74" w:date="2025-10-12T11:52:46Z" w:author="Kush Gunturi">
        <w:r>
          <w:rPr>
            <w:rFonts w:ascii="Arial" w:hAnsi="Arial"/>
            <w:rtl w:val="0"/>
            <w:lang w:val="en-US"/>
          </w:rPr>
          <w:delText>Based on Google's functionality and complexity review standards, reviewers must verify</w:delText>
        </w:r>
      </w:del>
      <w:ins w:id="75" w:date="2025-10-12T11:52:59Z" w:author="Kush Gunturi">
        <w:r>
          <w:rPr>
            <w:rFonts w:ascii="Arial" w:hAnsi="Arial"/>
            <w:rtl w:val="0"/>
            <w:lang w:val="en-US"/>
          </w:rPr>
          <w:t>Similar to the self-reviewers checklist, reviewers can verify</w:t>
        </w:r>
      </w:ins>
      <w:r>
        <w:rPr>
          <w:rFonts w:ascii="Arial" w:hAnsi="Arial"/>
          <w:rtl w:val="0"/>
        </w:rPr>
        <w:t>:</w:t>
      </w:r>
      <w:del w:id="76" w:date="2025-10-12T11:52:51Z" w:author="Kush Gunturi">
        <w:r>
          <w:rPr>
            <w:rStyle w:val="Hyperlink.0"/>
            <w:rFonts w:ascii="Arial" w:cs="Arial" w:hAnsi="Arial" w:eastAsia="Arial"/>
          </w:rPr>
          <w:fldChar w:fldCharType="begin" w:fldLock="0"/>
        </w:r>
      </w:del>
      <w:del w:id="77" w:date="2025-10-12T11:52:51Z" w:author="Kush Gunturi">
        <w:r>
          <w:rPr>
            <w:rStyle w:val="Hyperlink.0"/>
            <w:rFonts w:ascii="Arial" w:cs="Arial" w:hAnsi="Arial" w:eastAsia="Arial"/>
          </w:rPr>
          <w:delInstrText xml:space="preserve"> HYPERLINK \l "fn3" </w:delInstrText>
        </w:r>
      </w:del>
      <w:del w:id="78" w:date="2025-10-12T11:52:51Z" w:author="Kush Gunturi">
        <w:r>
          <w:rPr>
            <w:rStyle w:val="Hyperlink.0"/>
            <w:rFonts w:ascii="Arial" w:cs="Arial" w:hAnsi="Arial" w:eastAsia="Arial"/>
          </w:rPr>
          <w:fldChar w:fldCharType="separate" w:fldLock="0"/>
        </w:r>
      </w:del>
      <w:bookmarkStart w:name="fnref3_3" w:id="79"/>
      <w:bookmarkEnd w:id="79"/>
      <w:del w:id="80" w:date="2025-10-12T11:52:51Z" w:author="Kush Gunturi">
        <w:r>
          <w:rPr>
            <w:rStyle w:val="Hyperlink.0"/>
            <w:rFonts w:ascii="Arial" w:hAnsi="Arial"/>
            <w:rtl w:val="0"/>
            <w:lang w:val="pt-PT"/>
          </w:rPr>
          <w:delText>[</w:delText>
        </w:r>
      </w:del>
      <w:del w:id="81" w:date="2025-10-12T11:52:51Z" w:author="Kush Gunturi">
        <w:r>
          <w:rPr>
            <w:rStyle w:val="Hyperlink.0"/>
            <w:rFonts w:ascii="Arial" w:hAnsi="Arial"/>
            <w:rtl w:val="0"/>
            <w:lang w:val="pt-PT"/>
          </w:rPr>
          <w:delText>3]</w:delText>
        </w:r>
      </w:del>
      <w:del w:id="82" w:date="2025-10-12T11:52:51Z" w:author="Kush Gunturi">
        <w:r>
          <w:rPr>
            <w:rFonts w:ascii="Arial" w:cs="Arial" w:hAnsi="Arial" w:eastAsia="Arial"/>
          </w:rPr>
          <w:fldChar w:fldCharType="end" w:fldLock="0"/>
        </w:r>
      </w:del>
    </w:p>
    <w:tbl>
      <w:tblPr>
        <w:tblW w:w="951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755"/>
        <w:gridCol w:w="4755"/>
      </w:tblGrid>
      <w:tr>
        <w:tblPrEx>
          <w:shd w:val="clear" w:color="auto" w:fill="ced7e7"/>
        </w:tblPrEx>
        <w:trPr>
          <w:trHeight w:val="203" w:hRule="atLeast"/>
        </w:trPr>
        <w:tc>
          <w:tcPr>
            <w:tcW w:type="dxa" w:w="4755"/>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Body"/>
              <w:spacing w:line="360" w:lineRule="auto"/>
            </w:pPr>
            <w:r>
              <w:rPr>
                <w:rStyle w:val="None"/>
                <w:rFonts w:ascii="inter" w:cs="inter" w:hAnsi="inter" w:eastAsia="inter"/>
                <w:sz w:val="17"/>
                <w:szCs w:val="17"/>
                <w:shd w:val="nil" w:color="auto" w:fill="auto"/>
                <w:rtl w:val="0"/>
                <w:lang w:val="en-US"/>
              </w:rPr>
              <w:t>Focus Area</w:t>
            </w:r>
          </w:p>
        </w:tc>
        <w:tc>
          <w:tcPr>
            <w:tcW w:type="dxa" w:w="475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sz w:val="17"/>
                <w:szCs w:val="17"/>
                <w:shd w:val="nil" w:color="auto" w:fill="auto"/>
                <w:rtl w:val="0"/>
                <w:lang w:val="en-US"/>
              </w:rPr>
              <w:t>Key Questions</w:t>
            </w:r>
          </w:p>
        </w:tc>
      </w:tr>
      <w:tr>
        <w:tblPrEx>
          <w:shd w:val="clear" w:color="auto" w:fill="ced7e7"/>
        </w:tblPrEx>
        <w:trPr>
          <w:trHeight w:val="503" w:hRule="atLeast"/>
        </w:trPr>
        <w:tc>
          <w:tcPr>
            <w:tcW w:type="dxa" w:w="4755"/>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b w:val="1"/>
                <w:bCs w:val="1"/>
                <w:sz w:val="17"/>
                <w:szCs w:val="17"/>
                <w:shd w:val="nil" w:color="auto" w:fill="auto"/>
                <w:rtl w:val="0"/>
                <w:lang w:val="en-US"/>
              </w:rPr>
              <w:t>Functionality &amp; Logic</w:t>
            </w:r>
          </w:p>
        </w:tc>
        <w:tc>
          <w:tcPr>
            <w:tcW w:type="dxa" w:w="475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sz w:val="17"/>
                <w:szCs w:val="17"/>
                <w:shd w:val="nil" w:color="auto" w:fill="auto"/>
                <w:rtl w:val="0"/>
                <w:lang w:val="en-US"/>
              </w:rPr>
              <w:t>Does this code do what's intended? Are all branches and conditions handled correctly?</w:t>
            </w:r>
          </w:p>
        </w:tc>
      </w:tr>
      <w:tr>
        <w:tblPrEx>
          <w:shd w:val="clear" w:color="auto" w:fill="ced7e7"/>
        </w:tblPrEx>
        <w:trPr>
          <w:trHeight w:val="503" w:hRule="atLeast"/>
        </w:trPr>
        <w:tc>
          <w:tcPr>
            <w:tcW w:type="dxa" w:w="4755"/>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b w:val="1"/>
                <w:bCs w:val="1"/>
                <w:sz w:val="17"/>
                <w:szCs w:val="17"/>
                <w:shd w:val="nil" w:color="auto" w:fill="auto"/>
                <w:rtl w:val="0"/>
                <w:lang w:val="en-US"/>
              </w:rPr>
              <w:t>Performance &amp; Efficiency</w:t>
            </w:r>
          </w:p>
        </w:tc>
        <w:tc>
          <w:tcPr>
            <w:tcW w:type="dxa" w:w="475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sz w:val="17"/>
                <w:szCs w:val="17"/>
                <w:shd w:val="nil" w:color="auto" w:fill="auto"/>
                <w:rtl w:val="0"/>
                <w:lang w:val="en-US"/>
              </w:rPr>
              <w:t>Could this impact system performance? Are operations optimized appropriately?</w:t>
            </w:r>
          </w:p>
        </w:tc>
      </w:tr>
      <w:tr>
        <w:tblPrEx>
          <w:shd w:val="clear" w:color="auto" w:fill="ced7e7"/>
        </w:tblPrEx>
        <w:trPr>
          <w:trHeight w:val="503" w:hRule="atLeast"/>
        </w:trPr>
        <w:tc>
          <w:tcPr>
            <w:tcW w:type="dxa" w:w="4755"/>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b w:val="1"/>
                <w:bCs w:val="1"/>
                <w:sz w:val="17"/>
                <w:szCs w:val="17"/>
                <w:shd w:val="nil" w:color="auto" w:fill="auto"/>
                <w:rtl w:val="0"/>
                <w:lang w:val="en-US"/>
              </w:rPr>
              <w:t>Test Coverage</w:t>
            </w:r>
          </w:p>
        </w:tc>
        <w:tc>
          <w:tcPr>
            <w:tcW w:type="dxa" w:w="475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Body"/>
              <w:spacing w:after="0" w:line="360" w:lineRule="auto"/>
            </w:pPr>
            <w:r>
              <w:rPr>
                <w:rStyle w:val="None"/>
                <w:rFonts w:ascii="inter" w:cs="inter" w:hAnsi="inter" w:eastAsia="inter"/>
                <w:sz w:val="17"/>
                <w:szCs w:val="17"/>
                <w:shd w:val="nil" w:color="auto" w:fill="auto"/>
                <w:rtl w:val="0"/>
                <w:lang w:val="en-US"/>
              </w:rPr>
              <w:t>Are critical paths tested? Would removing key logic cause test failures?</w:t>
            </w:r>
          </w:p>
        </w:tc>
      </w:tr>
    </w:tbl>
    <w:p>
      <w:pPr>
        <w:pStyle w:val="Body"/>
        <w:widowControl w:val="0"/>
        <w:spacing w:after="210" w:line="240" w:lineRule="auto"/>
        <w:jc w:val="center"/>
        <w:rPr>
          <w:rFonts w:ascii="Arial" w:cs="Arial" w:hAnsi="Arial" w:eastAsia="Arial"/>
        </w:rPr>
      </w:pPr>
    </w:p>
    <w:p>
      <w:pPr>
        <w:pStyle w:val="Body"/>
        <w:rPr>
          <w:rFonts w:ascii="Arial" w:cs="Arial" w:hAnsi="Arial" w:eastAsia="Arial"/>
        </w:rPr>
      </w:pPr>
    </w:p>
    <w:p>
      <w:pPr>
        <w:pStyle w:val="Body"/>
        <w:spacing w:before="315" w:after="105" w:line="360" w:lineRule="auto"/>
        <w:rPr>
          <w:rFonts w:ascii="Arial" w:cs="Arial" w:hAnsi="Arial" w:eastAsia="Arial"/>
        </w:rPr>
      </w:pPr>
      <w:bookmarkStart w:name="bm_4_3_review_standards" w:id="83"/>
      <w:r>
        <w:rPr>
          <w:rStyle w:val="None"/>
          <w:rFonts w:ascii="Arial" w:hAnsi="Arial"/>
          <w:b w:val="1"/>
          <w:bCs w:val="1"/>
          <w:sz w:val="24"/>
          <w:szCs w:val="24"/>
          <w:rtl w:val="0"/>
          <w:lang w:val="en-US"/>
        </w:rPr>
        <w:t>4.3 Review Standards</w:t>
      </w:r>
      <w:bookmarkEnd w:id="83"/>
    </w:p>
    <w:p>
      <w:pPr>
        <w:pStyle w:val="Body"/>
        <w:spacing w:after="210" w:line="360" w:lineRule="auto"/>
        <w:rPr>
          <w:ins w:id="84" w:date="2025-10-12T12:07:00Z" w:author="Kush Gunturi"/>
          <w:rFonts w:ascii="Arial" w:cs="Arial" w:hAnsi="Arial" w:eastAsia="Arial"/>
        </w:rPr>
      </w:pPr>
      <w:del w:id="85" w:date="2025-10-12T11:55:31Z" w:author="Kush Gunturi">
        <w:r>
          <w:rPr>
            <w:rStyle w:val="None"/>
            <w:rFonts w:ascii="Arial" w:hAnsi="Arial"/>
            <w:b w:val="1"/>
            <w:bCs w:val="1"/>
            <w:rtl w:val="0"/>
            <w:lang w:val="en-US"/>
          </w:rPr>
          <w:delText>Google's Functionality Standard Applied</w:delText>
        </w:r>
      </w:del>
      <w:ins w:id="86" w:date="2025-10-12T11:55:42Z" w:author="Kush Gunturi">
        <w:r>
          <w:rPr>
            <w:rStyle w:val="None"/>
            <w:rFonts w:ascii="Arial" w:hAnsi="Arial"/>
            <w:b w:val="1"/>
            <w:bCs w:val="1"/>
            <w:rtl w:val="0"/>
            <w:lang w:val="en-US"/>
          </w:rPr>
          <w:t>More Descriptive Review Descriptions</w:t>
        </w:r>
      </w:ins>
      <w:r>
        <w:rPr>
          <w:rFonts w:ascii="Arial" w:hAnsi="Arial"/>
          <w:rtl w:val="0"/>
        </w:rPr>
        <w:t xml:space="preserve">: </w:t>
      </w:r>
      <w:del w:id="87" w:date="2025-10-12T11:55:48Z" w:author="Kush Gunturi">
        <w:r>
          <w:rPr>
            <w:rFonts w:ascii="Arial" w:hAnsi="Arial"/>
            <w:rtl w:val="0"/>
            <w:lang w:val="en-US"/>
          </w:rPr>
          <w:delText>"Does this CL do what the developer intended? Is what the developer intended good for users?" For performance-critical code, this means explicitly verifying that the code doesn't do unnecessary work</w:delText>
        </w:r>
      </w:del>
      <w:ins w:id="88" w:date="2025-10-12T11:57:03Z" w:author="Kush Gunturi">
        <w:r>
          <w:rPr>
            <w:rFonts w:ascii="Arial" w:hAnsi="Arial"/>
            <w:rtl w:val="0"/>
            <w:lang w:val="en-US"/>
          </w:rPr>
          <w:t>According to Microsoft, reviews should provide the necessary context which "d</w:t>
        </w:r>
      </w:ins>
      <w:ins w:id="89" w:date="2025-10-12T11:57:03Z" w:author="Kush Gunturi">
        <w:r>
          <w:rPr>
            <w:rFonts w:ascii="Arial" w:hAnsi="Arial"/>
            <w:rtl w:val="0"/>
            <w:lang w:val="en-US"/>
          </w:rPr>
          <w:t>ocument the motivation, annotate and describe the change while providing reviewing directions to the reviewer</w:t>
        </w:r>
      </w:ins>
      <w:r>
        <w:rPr>
          <w:rFonts w:ascii="Arial" w:hAnsi="Arial"/>
          <w:rtl w:val="0"/>
        </w:rPr>
        <w:t>.</w:t>
      </w:r>
      <w:ins w:id="90" w:date="2025-10-12T11:57:32Z" w:author="Kush Gunturi">
        <w:r>
          <w:rPr>
            <w:rFonts w:ascii="Arial" w:hAnsi="Arial" w:hint="default"/>
            <w:rtl w:val="0"/>
            <w:lang w:val="en-US"/>
          </w:rPr>
          <w:t>”</w:t>
        </w:r>
      </w:ins>
      <w:r>
        <w:rPr>
          <w:rStyle w:val="Hyperlink.0"/>
          <w:rFonts w:ascii="Arial" w:cs="Arial" w:hAnsi="Arial" w:eastAsia="Arial"/>
        </w:rPr>
        <w:fldChar w:fldCharType="begin" w:fldLock="0"/>
      </w:r>
      <w:r>
        <w:rPr>
          <w:rStyle w:val="Hyperlink.0"/>
          <w:rFonts w:ascii="Arial" w:cs="Arial" w:hAnsi="Arial" w:eastAsia="Arial"/>
        </w:rPr>
        <w:instrText xml:space="preserve"> HYPERLINK \l "fn2" </w:instrText>
      </w:r>
      <w:r>
        <w:rPr>
          <w:rStyle w:val="Hyperlink.0"/>
          <w:rFonts w:ascii="Arial" w:cs="Arial" w:hAnsi="Arial" w:eastAsia="Arial"/>
        </w:rPr>
        <w:fldChar w:fldCharType="separate" w:fldLock="0"/>
      </w:r>
      <w:bookmarkStart w:name="fnref3_4" w:id="91"/>
      <w:r>
        <w:rPr>
          <w:rStyle w:val="Hyperlink.0"/>
          <w:rFonts w:ascii="Arial" w:hAnsi="Arial"/>
          <w:rtl w:val="0"/>
          <w:lang w:val="en-US"/>
        </w:rPr>
        <w:t>[2]</w:t>
      </w:r>
      <w:bookmarkEnd w:id="91"/>
      <w:r>
        <w:rPr>
          <w:rFonts w:ascii="Arial" w:cs="Arial" w:hAnsi="Arial" w:eastAsia="Arial"/>
        </w:rPr>
        <w:fldChar w:fldCharType="end" w:fldLock="0"/>
      </w:r>
    </w:p>
    <w:p>
      <w:pPr>
        <w:pStyle w:val="Body"/>
        <w:spacing w:after="210" w:line="360" w:lineRule="auto"/>
        <w:rPr>
          <w:rFonts w:ascii="Arial" w:cs="Arial" w:hAnsi="Arial" w:eastAsia="Arial"/>
        </w:rPr>
      </w:pPr>
      <w:ins w:id="92" w:date="2025-10-12T12:07:00Z" w:author="Kush Gunturi">
        <w:r>
          <w:rPr>
            <w:rStyle w:val="None"/>
            <w:rFonts w:ascii="Arial" w:hAnsi="Arial"/>
            <w:b w:val="1"/>
            <w:bCs w:val="1"/>
            <w:rtl w:val="0"/>
            <w:lang w:val="en-US"/>
          </w:rPr>
          <w:t>Formatting</w:t>
        </w:r>
      </w:ins>
      <w:ins w:id="93" w:date="2025-10-12T12:07:00Z" w:author="Kush Gunturi">
        <w:r>
          <w:rPr>
            <w:rFonts w:ascii="Arial" w:hAnsi="Arial"/>
            <w:rtl w:val="0"/>
          </w:rPr>
          <w:t xml:space="preserve">: </w:t>
        </w:r>
      </w:ins>
      <w:ins w:id="94" w:date="2025-10-12T12:07:00Z" w:author="Kush Gunturi">
        <w:r>
          <w:rPr>
            <w:rFonts w:ascii="Arial" w:hAnsi="Arial"/>
            <w:rtl w:val="0"/>
            <w:lang w:val="en-US"/>
          </w:rPr>
          <w:t>Break down all RRs into formatting RRs and content RRs to make code comparison easier for the reviewer. Our changes are messy because of unenforced formatting standards with QzDev, and among cross-region teams. If there are formatting changes when the file is saved, ensure that the formatting changes go in first before the actual changes.</w:t>
        </w:r>
      </w:ins>
    </w:p>
    <w:p>
      <w:pPr>
        <w:pStyle w:val="Body"/>
        <w:spacing w:after="210" w:line="360" w:lineRule="auto"/>
        <w:rPr>
          <w:rFonts w:ascii="Arial" w:cs="Arial" w:hAnsi="Arial" w:eastAsia="Arial"/>
        </w:rPr>
      </w:pPr>
      <w:r>
        <w:rPr>
          <w:rStyle w:val="None"/>
          <w:rFonts w:ascii="Arial" w:hAnsi="Arial"/>
          <w:b w:val="1"/>
          <w:bCs w:val="1"/>
          <w:rtl w:val="0"/>
          <w:lang w:val="en-US"/>
        </w:rPr>
        <w:t>Size and Focus</w:t>
      </w:r>
      <w:r>
        <w:rPr>
          <w:rFonts w:ascii="Arial" w:hAnsi="Arial"/>
          <w:rtl w:val="0"/>
          <w:lang w:val="en-US"/>
        </w:rPr>
        <w:t>: Google's preference for small changes (around 200 lines) makes control flow easier to trace and enables more thorough dual review.</w:t>
      </w:r>
      <w:r>
        <w:rPr>
          <w:rStyle w:val="Hyperlink.0"/>
          <w:rFonts w:ascii="Arial" w:cs="Arial" w:hAnsi="Arial" w:eastAsia="Arial"/>
        </w:rPr>
        <w:fldChar w:fldCharType="begin" w:fldLock="0"/>
      </w:r>
      <w:r>
        <w:rPr>
          <w:rStyle w:val="Hyperlink.0"/>
          <w:rFonts w:ascii="Arial" w:cs="Arial" w:hAnsi="Arial" w:eastAsia="Arial"/>
        </w:rPr>
        <w:instrText xml:space="preserve"> HYPERLINK \l "fn1" </w:instrText>
      </w:r>
      <w:r>
        <w:rPr>
          <w:rStyle w:val="Hyperlink.0"/>
          <w:rFonts w:ascii="Arial" w:cs="Arial" w:hAnsi="Arial" w:eastAsia="Arial"/>
        </w:rPr>
        <w:fldChar w:fldCharType="separate" w:fldLock="0"/>
      </w:r>
      <w:bookmarkStart w:name="fnref1_2" w:id="95"/>
      <w:bookmarkEnd w:id="95"/>
      <w:r>
        <w:rPr>
          <w:rStyle w:val="Hyperlink.0"/>
          <w:rFonts w:ascii="Arial" w:hAnsi="Arial"/>
          <w:rtl w:val="0"/>
          <w:lang w:val="pt-PT"/>
        </w:rPr>
        <w:t>[</w:t>
      </w:r>
      <w:r>
        <w:rPr>
          <w:rStyle w:val="Hyperlink.0"/>
          <w:rFonts w:ascii="Arial" w:hAnsi="Arial"/>
          <w:rtl w:val="0"/>
          <w:lang w:val="pt-PT"/>
        </w:rPr>
        <w:t>1]</w:t>
      </w:r>
      <w:r>
        <w:rPr>
          <w:rFonts w:ascii="Arial" w:cs="Arial" w:hAnsi="Arial" w:eastAsia="Arial"/>
        </w:rPr>
        <w:fldChar w:fldCharType="end" w:fldLock="0"/>
      </w:r>
    </w:p>
    <w:p>
      <w:pPr>
        <w:pStyle w:val="Body"/>
        <w:spacing w:before="315" w:after="105" w:line="360" w:lineRule="auto"/>
        <w:rPr>
          <w:rFonts w:ascii="Arial" w:cs="Arial" w:hAnsi="Arial" w:eastAsia="Arial"/>
        </w:rPr>
      </w:pPr>
      <w:bookmarkStart w:name="bm_5_how_these_targeted_practices_642d4f" w:id="96"/>
      <w:r>
        <w:rPr>
          <w:rStyle w:val="None"/>
          <w:rFonts w:ascii="Arial" w:hAnsi="Arial"/>
          <w:b w:val="1"/>
          <w:bCs w:val="1"/>
          <w:sz w:val="24"/>
          <w:szCs w:val="24"/>
          <w:rtl w:val="0"/>
          <w:lang w:val="en-US"/>
        </w:rPr>
        <w:t>5. How These Targeted Practices Would Have Prevented Our Bug</w:t>
      </w:r>
      <w:bookmarkEnd w:id="96"/>
    </w:p>
    <w:p>
      <w:pPr>
        <w:pStyle w:val="Body"/>
        <w:spacing w:after="210" w:line="360" w:lineRule="auto"/>
        <w:rPr>
          <w:rFonts w:ascii="Arial" w:cs="Arial" w:hAnsi="Arial" w:eastAsia="Arial"/>
        </w:rPr>
      </w:pPr>
      <w:r>
        <w:rPr>
          <w:rStyle w:val="None"/>
          <w:rFonts w:ascii="Arial" w:hAnsi="Arial"/>
          <w:b w:val="1"/>
          <w:bCs w:val="1"/>
          <w:rtl w:val="0"/>
          <w:lang w:val="en-US"/>
        </w:rPr>
        <w:t>Self-Review Would Have Caught It</w:t>
      </w:r>
      <w:r>
        <w:rPr>
          <w:rFonts w:ascii="Arial" w:hAnsi="Arial"/>
          <w:rtl w:val="0"/>
          <w:lang w:val="en-US"/>
        </w:rPr>
        <w:t>: Following our systematic checklist, I would have asked: "Do early exits work correctly?" while tracing through the loop logic. This would have immediately revealed the missing break statement.</w:t>
      </w:r>
    </w:p>
    <w:p>
      <w:pPr>
        <w:pStyle w:val="Body"/>
        <w:spacing w:after="210" w:line="360" w:lineRule="auto"/>
        <w:rPr>
          <w:rFonts w:ascii="Arial" w:cs="Arial" w:hAnsi="Arial" w:eastAsia="Arial"/>
        </w:rPr>
      </w:pPr>
      <w:r>
        <w:rPr>
          <w:rStyle w:val="None"/>
          <w:rFonts w:ascii="Arial" w:hAnsi="Arial"/>
          <w:b w:val="1"/>
          <w:bCs w:val="1"/>
          <w:rtl w:val="0"/>
          <w:lang w:val="en-US"/>
        </w:rPr>
        <w:t>Critical Path Recognition Would Have Flagged It</w:t>
      </w:r>
      <w:r>
        <w:rPr>
          <w:rFonts w:ascii="Arial" w:hAnsi="Arial"/>
          <w:rtl w:val="0"/>
          <w:lang w:val="en-US"/>
        </w:rPr>
        <w:t>: Quote-loading meets our criteria for performance-critical code (makes multiple external calls, impacts user latency). This would have triggered enhanced review practices and test improvement requirements.</w:t>
      </w:r>
    </w:p>
    <w:p>
      <w:pPr>
        <w:pStyle w:val="Body"/>
        <w:spacing w:after="210" w:line="360" w:lineRule="auto"/>
        <w:rPr>
          <w:rFonts w:ascii="Arial" w:cs="Arial" w:hAnsi="Arial" w:eastAsia="Arial"/>
        </w:rPr>
      </w:pPr>
      <w:r>
        <w:rPr>
          <w:rStyle w:val="None"/>
          <w:rFonts w:ascii="Arial" w:hAnsi="Arial"/>
          <w:b w:val="1"/>
          <w:bCs w:val="1"/>
          <w:rtl w:val="0"/>
          <w:lang w:val="en-US"/>
        </w:rPr>
        <w:t>Dual Review Would Have Found It</w:t>
      </w:r>
      <w:r>
        <w:rPr>
          <w:rFonts w:ascii="Arial" w:hAnsi="Arial"/>
          <w:rtl w:val="0"/>
          <w:lang w:val="en-US"/>
        </w:rPr>
        <w:t>: With both primary and secondary reviewers checking functionality and efficiency, the missing early-exit logic would have been caught by systematic questioning about unnecessary operations.</w:t>
      </w:r>
    </w:p>
    <w:p>
      <w:pPr>
        <w:pStyle w:val="Body"/>
        <w:spacing w:after="210" w:line="360" w:lineRule="auto"/>
        <w:rPr>
          <w:rFonts w:ascii="Arial" w:cs="Arial" w:hAnsi="Arial" w:eastAsia="Arial"/>
        </w:rPr>
      </w:pPr>
      <w:r>
        <w:rPr>
          <w:rStyle w:val="None"/>
          <w:rFonts w:ascii="Arial" w:hAnsi="Arial"/>
          <w:b w:val="1"/>
          <w:bCs w:val="1"/>
          <w:rtl w:val="0"/>
          <w:lang w:val="en-US"/>
        </w:rPr>
        <w:t>Required Test Coverage Would Have Exposed It</w:t>
      </w:r>
      <w:r>
        <w:rPr>
          <w:rFonts w:ascii="Arial" w:hAnsi="Arial"/>
          <w:rtl w:val="0"/>
          <w:lang w:val="en-US"/>
        </w:rPr>
        <w:t>: Our mandate for test improvements when touching under-tested modules would have required early-exit verification tests, which would fail with the current implementation.</w:t>
      </w:r>
    </w:p>
    <w:p>
      <w:pPr>
        <w:pStyle w:val="Body"/>
        <w:spacing w:before="315" w:after="105" w:line="360" w:lineRule="auto"/>
        <w:rPr>
          <w:rFonts w:ascii="Arial" w:cs="Arial" w:hAnsi="Arial" w:eastAsia="Arial"/>
        </w:rPr>
      </w:pPr>
      <w:bookmarkStart w:name="bm_6_implementation_plan" w:id="97"/>
      <w:r>
        <w:rPr>
          <w:rStyle w:val="None"/>
          <w:rFonts w:ascii="Arial" w:hAnsi="Arial"/>
          <w:b w:val="1"/>
          <w:bCs w:val="1"/>
          <w:sz w:val="24"/>
          <w:szCs w:val="24"/>
          <w:rtl w:val="0"/>
          <w:lang w:val="de-DE"/>
        </w:rPr>
        <w:t>6. Implementation Plan</w:t>
      </w:r>
      <w:bookmarkEnd w:id="97"/>
    </w:p>
    <w:p>
      <w:pPr>
        <w:pStyle w:val="Body"/>
        <w:spacing w:before="315" w:after="105" w:line="360" w:lineRule="auto"/>
        <w:rPr>
          <w:rFonts w:ascii="Arial" w:cs="Arial" w:hAnsi="Arial" w:eastAsia="Arial"/>
        </w:rPr>
      </w:pPr>
      <w:bookmarkStart w:name="immediate_actions_next_sprint" w:id="98"/>
      <w:r>
        <w:rPr>
          <w:rStyle w:val="None"/>
          <w:rFonts w:ascii="Arial" w:hAnsi="Arial"/>
          <w:b w:val="1"/>
          <w:bCs w:val="1"/>
          <w:sz w:val="24"/>
          <w:szCs w:val="24"/>
          <w:rtl w:val="0"/>
          <w:lang w:val="en-US"/>
        </w:rPr>
        <w:t>Immediate Actions (Next Sprint)</w:t>
      </w:r>
      <w:bookmarkEnd w:id="98"/>
    </w:p>
    <w:p>
      <w:pPr>
        <w:pStyle w:val="Body"/>
        <w:numPr>
          <w:ilvl w:val="0"/>
          <w:numId w:val="6"/>
        </w:numPr>
        <w:spacing w:before="105" w:after="105" w:line="360" w:lineRule="auto"/>
        <w:rPr>
          <w:rFonts w:ascii="Arial" w:hAnsi="Arial"/>
          <w:lang w:val="en-US"/>
        </w:rPr>
      </w:pPr>
      <w:del w:id="99" w:date="2025-10-12T12:00:16Z" w:author="Kush Gunturi">
        <w:r>
          <w:rPr>
            <w:rFonts w:ascii="Arial" w:hAnsi="Arial"/>
            <w:rtl w:val="0"/>
            <w:lang w:val="en-US"/>
          </w:rPr>
          <w:delText>Add</w:delText>
        </w:r>
      </w:del>
      <w:ins w:id="100" w:date="2025-10-12T12:00:17Z" w:author="Kush Gunturi">
        <w:r>
          <w:rPr>
            <w:rFonts w:ascii="Arial" w:hAnsi="Arial"/>
            <w:rtl w:val="0"/>
            <w:lang w:val="en-US"/>
          </w:rPr>
          <w:t>Follow the</w:t>
        </w:r>
      </w:ins>
      <w:r>
        <w:rPr>
          <w:rFonts w:ascii="Arial" w:hAnsi="Arial"/>
          <w:rtl w:val="0"/>
          <w:lang w:val="en-US"/>
        </w:rPr>
        <w:t xml:space="preserve"> streamlined self-review checklist</w:t>
      </w:r>
      <w:del w:id="101" w:date="2025-10-12T12:00:20Z" w:author="Kush Gunturi">
        <w:r>
          <w:rPr>
            <w:rFonts w:ascii="Arial" w:hAnsi="Arial"/>
            <w:rtl w:val="0"/>
            <w:lang w:val="en-US"/>
          </w:rPr>
          <w:delText xml:space="preserve"> to PR template</w:delText>
        </w:r>
      </w:del>
    </w:p>
    <w:p>
      <w:pPr>
        <w:pStyle w:val="Body"/>
        <w:numPr>
          <w:ilvl w:val="0"/>
          <w:numId w:val="6"/>
        </w:numPr>
        <w:spacing w:before="105" w:after="105" w:line="360" w:lineRule="auto"/>
        <w:rPr>
          <w:rFonts w:ascii="Arial" w:hAnsi="Arial"/>
          <w:lang w:val="en-US"/>
        </w:rPr>
      </w:pPr>
      <w:r>
        <w:rPr>
          <w:rFonts w:ascii="Arial" w:hAnsi="Arial"/>
          <w:rtl w:val="0"/>
          <w:lang w:val="en-US"/>
        </w:rPr>
        <w:t>Tag existing performance-critical code paths (quote</w:t>
      </w:r>
      <w:ins w:id="102" w:date="2025-10-12T12:00:39Z" w:author="Kush Gunturi">
        <w:r>
          <w:rPr>
            <w:rFonts w:ascii="Arial" w:hAnsi="Arial"/>
            <w:rtl w:val="0"/>
            <w:lang w:val="en-US"/>
          </w:rPr>
          <w:t xml:space="preserve"> </w:t>
        </w:r>
      </w:ins>
      <w:del w:id="103" w:date="2025-10-12T12:00:39Z" w:author="Kush Gunturi">
        <w:r>
          <w:rPr>
            <w:rFonts w:ascii="Arial" w:hAnsi="Arial"/>
            <w:rtl w:val="0"/>
          </w:rPr>
          <w:delText>-</w:delText>
        </w:r>
      </w:del>
      <w:r>
        <w:rPr>
          <w:rFonts w:ascii="Arial" w:hAnsi="Arial"/>
          <w:rtl w:val="0"/>
          <w:lang w:val="en-US"/>
        </w:rPr>
        <w:t xml:space="preserve">loading, </w:t>
      </w:r>
      <w:del w:id="104" w:date="2025-10-12T12:00:30Z" w:author="Kush Gunturi">
        <w:r>
          <w:rPr>
            <w:rFonts w:ascii="Arial" w:hAnsi="Arial"/>
            <w:rtl w:val="0"/>
            <w:lang w:val="en-US"/>
          </w:rPr>
          <w:delText>payment processing, core APIs</w:delText>
        </w:r>
      </w:del>
      <w:ins w:id="105" w:date="2025-10-12T12:00:37Z" w:author="Kush Gunturi">
        <w:r>
          <w:rPr>
            <w:rFonts w:ascii="Arial" w:hAnsi="Arial"/>
            <w:rtl w:val="0"/>
            <w:lang w:val="en-US"/>
          </w:rPr>
          <w:t>quote update</w:t>
        </w:r>
      </w:ins>
      <w:r>
        <w:rPr>
          <w:rFonts w:ascii="Arial" w:hAnsi="Arial"/>
          <w:rtl w:val="0"/>
        </w:rPr>
        <w:t>)</w:t>
      </w:r>
    </w:p>
    <w:p>
      <w:pPr>
        <w:pStyle w:val="Body"/>
        <w:numPr>
          <w:ilvl w:val="0"/>
          <w:numId w:val="6"/>
        </w:numPr>
        <w:spacing w:before="105" w:after="105" w:line="360" w:lineRule="auto"/>
        <w:rPr>
          <w:rFonts w:ascii="Arial" w:hAnsi="Arial"/>
          <w:lang w:val="en-US"/>
        </w:rPr>
      </w:pPr>
      <w:r>
        <w:rPr>
          <w:rFonts w:ascii="Arial" w:hAnsi="Arial"/>
          <w:rtl w:val="0"/>
          <w:lang w:val="en-US"/>
        </w:rPr>
        <w:t>Establish primary-secondary reviewer assignments</w:t>
      </w:r>
      <w:del w:id="106" w:date="2025-10-12T12:00:48Z" w:author="Kush Gunturi">
        <w:r>
          <w:rPr>
            <w:rFonts w:ascii="Arial" w:hAnsi="Arial"/>
            <w:rtl w:val="0"/>
            <w:lang w:val="en-US"/>
          </w:rPr>
          <w:delText xml:space="preserve"> and rotation schedule</w:delText>
        </w:r>
      </w:del>
    </w:p>
    <w:p>
      <w:pPr>
        <w:pStyle w:val="Body"/>
        <w:spacing w:before="315" w:after="105" w:line="360" w:lineRule="auto"/>
        <w:rPr>
          <w:rFonts w:ascii="Arial" w:cs="Arial" w:hAnsi="Arial" w:eastAsia="Arial"/>
        </w:rPr>
      </w:pPr>
      <w:bookmarkStart w:name="short_term_goals_next_month" w:id="107"/>
      <w:r>
        <w:rPr>
          <w:rStyle w:val="None"/>
          <w:rFonts w:ascii="Arial" w:hAnsi="Arial"/>
          <w:b w:val="1"/>
          <w:bCs w:val="1"/>
          <w:sz w:val="24"/>
          <w:szCs w:val="24"/>
          <w:rtl w:val="0"/>
          <w:lang w:val="en-US"/>
        </w:rPr>
        <w:t>Short-term Goals (Next Month)</w:t>
      </w:r>
      <w:bookmarkEnd w:id="107"/>
    </w:p>
    <w:p>
      <w:pPr>
        <w:pStyle w:val="Body"/>
        <w:numPr>
          <w:ilvl w:val="0"/>
          <w:numId w:val="8"/>
        </w:numPr>
        <w:spacing w:before="105" w:after="105" w:line="360" w:lineRule="auto"/>
        <w:rPr>
          <w:rFonts w:ascii="Arial" w:hAnsi="Arial"/>
          <w:lang w:val="en-US"/>
        </w:rPr>
      </w:pPr>
      <w:r>
        <w:rPr>
          <w:rFonts w:ascii="Arial" w:hAnsi="Arial"/>
          <w:rtl w:val="0"/>
          <w:lang w:val="en-US"/>
        </w:rPr>
        <w:t>Implement test improvement requirements for cross-module changes</w:t>
      </w:r>
    </w:p>
    <w:p>
      <w:pPr>
        <w:pStyle w:val="Body"/>
        <w:numPr>
          <w:ilvl w:val="0"/>
          <w:numId w:val="8"/>
        </w:numPr>
        <w:spacing w:before="105" w:after="105" w:line="360" w:lineRule="auto"/>
        <w:rPr>
          <w:rFonts w:ascii="Arial" w:hAnsi="Arial"/>
          <w:lang w:val="en-US"/>
        </w:rPr>
      </w:pPr>
      <w:del w:id="108" w:date="2025-10-12T12:01:08Z" w:author="Kush Gunturi">
        <w:r>
          <w:rPr>
            <w:rFonts w:ascii="Arial" w:hAnsi="Arial"/>
            <w:rtl w:val="0"/>
            <w:lang w:val="en-US"/>
          </w:rPr>
          <w:delText>Train team</w:delText>
        </w:r>
      </w:del>
      <w:ins w:id="109" w:date="2025-10-12T12:01:10Z" w:author="Kush Gunturi">
        <w:r>
          <w:rPr>
            <w:rFonts w:ascii="Arial" w:hAnsi="Arial"/>
            <w:rtl w:val="0"/>
            <w:lang w:val="en-US"/>
          </w:rPr>
          <w:t>Onboard team</w:t>
        </w:r>
      </w:ins>
      <w:r>
        <w:rPr>
          <w:rFonts w:ascii="Arial" w:hAnsi="Arial"/>
          <w:rtl w:val="0"/>
        </w:rPr>
        <w:t xml:space="preserve"> </w:t>
      </w:r>
      <w:del w:id="110" w:date="2025-10-12T12:01:11Z" w:author="Kush Gunturi">
        <w:r>
          <w:rPr>
            <w:rFonts w:ascii="Arial" w:hAnsi="Arial"/>
            <w:rtl w:val="0"/>
          </w:rPr>
          <w:delText>on</w:delText>
        </w:r>
      </w:del>
      <w:ins w:id="111" w:date="2025-10-12T12:01:12Z" w:author="Kush Gunturi">
        <w:r>
          <w:rPr>
            <w:rFonts w:ascii="Arial" w:hAnsi="Arial"/>
            <w:rtl w:val="0"/>
            <w:lang w:val="en-US"/>
          </w:rPr>
          <w:t>to the more</w:t>
        </w:r>
      </w:ins>
      <w:r>
        <w:rPr>
          <w:rFonts w:ascii="Arial" w:hAnsi="Arial"/>
          <w:rtl w:val="0"/>
          <w:lang w:val="en-US"/>
        </w:rPr>
        <w:t xml:space="preserve"> systematic dual review process</w:t>
      </w:r>
      <w:ins w:id="112" w:date="2025-10-12T12:01:18Z" w:author="Kush Gunturi">
        <w:r>
          <w:rPr>
            <w:rFonts w:ascii="Arial" w:hAnsi="Arial"/>
            <w:rtl w:val="0"/>
            <w:lang w:val="en-US"/>
          </w:rPr>
          <w:t xml:space="preserve"> (across regions)</w:t>
        </w:r>
      </w:ins>
    </w:p>
    <w:p>
      <w:pPr>
        <w:pStyle w:val="Body"/>
        <w:numPr>
          <w:ilvl w:val="0"/>
          <w:numId w:val="8"/>
        </w:numPr>
        <w:spacing w:before="105" w:after="105" w:line="360" w:lineRule="auto"/>
        <w:rPr>
          <w:rFonts w:ascii="Arial" w:hAnsi="Arial"/>
          <w:lang w:val="en-US"/>
        </w:rPr>
      </w:pPr>
      <w:del w:id="113" w:date="2025-10-12T12:01:03Z" w:author="Kush Gunturi">
        <w:r>
          <w:rPr>
            <w:rFonts w:ascii="Arial" w:hAnsi="Arial"/>
            <w:rtl w:val="0"/>
            <w:lang w:val="en-US"/>
          </w:rPr>
          <w:delText>Track review distribution to ensure balanced workload</w:delText>
        </w:r>
      </w:del>
    </w:p>
    <w:p>
      <w:pPr>
        <w:pStyle w:val="Body"/>
        <w:spacing w:before="315" w:after="105" w:line="360" w:lineRule="auto"/>
        <w:rPr>
          <w:rFonts w:ascii="Arial" w:cs="Arial" w:hAnsi="Arial" w:eastAsia="Arial"/>
        </w:rPr>
      </w:pPr>
      <w:bookmarkStart w:name="success_metrics" w:id="114"/>
      <w:r>
        <w:rPr>
          <w:rStyle w:val="None"/>
          <w:rFonts w:ascii="Arial" w:hAnsi="Arial"/>
          <w:b w:val="1"/>
          <w:bCs w:val="1"/>
          <w:sz w:val="24"/>
          <w:szCs w:val="24"/>
          <w:rtl w:val="0"/>
          <w:lang w:val="en-US"/>
        </w:rPr>
        <w:t>Success Metrics</w:t>
      </w:r>
      <w:bookmarkEnd w:id="114"/>
    </w:p>
    <w:p>
      <w:pPr>
        <w:pStyle w:val="Body"/>
        <w:numPr>
          <w:ilvl w:val="0"/>
          <w:numId w:val="10"/>
        </w:numPr>
        <w:spacing w:before="105" w:after="105" w:line="360" w:lineRule="auto"/>
        <w:rPr>
          <w:rFonts w:ascii="Arial" w:hAnsi="Arial"/>
          <w:lang w:val="en-US"/>
        </w:rPr>
      </w:pPr>
      <w:r>
        <w:rPr>
          <w:rFonts w:ascii="Arial" w:hAnsi="Arial"/>
          <w:rtl w:val="0"/>
          <w:lang w:val="en-US"/>
        </w:rPr>
        <w:t>Zero production incidents related to missing control flow logic</w:t>
      </w:r>
    </w:p>
    <w:p>
      <w:pPr>
        <w:pStyle w:val="Body"/>
        <w:numPr>
          <w:ilvl w:val="0"/>
          <w:numId w:val="10"/>
        </w:numPr>
        <w:spacing w:before="105" w:after="105" w:line="360" w:lineRule="auto"/>
        <w:rPr>
          <w:rFonts w:ascii="Arial" w:hAnsi="Arial"/>
          <w:lang w:val="en-US"/>
        </w:rPr>
      </w:pPr>
      <w:r>
        <w:rPr>
          <w:rFonts w:ascii="Arial" w:hAnsi="Arial"/>
          <w:rtl w:val="0"/>
          <w:lang w:val="en-US"/>
        </w:rPr>
        <w:t>Improved test coverage in modules identified as critical</w:t>
      </w:r>
    </w:p>
    <w:p>
      <w:pPr>
        <w:pStyle w:val="Body"/>
        <w:numPr>
          <w:ilvl w:val="0"/>
          <w:numId w:val="10"/>
        </w:numPr>
        <w:spacing w:before="105" w:after="105" w:line="360" w:lineRule="auto"/>
        <w:rPr>
          <w:rFonts w:ascii="Arial" w:hAnsi="Arial"/>
          <w:lang w:val="en-US"/>
        </w:rPr>
      </w:pPr>
      <w:r>
        <w:rPr>
          <w:rFonts w:ascii="Arial" w:hAnsi="Arial"/>
          <w:rtl w:val="0"/>
          <w:lang w:val="en-US"/>
        </w:rPr>
        <w:t>More equitable distribution of review workload across team members</w:t>
      </w:r>
    </w:p>
    <w:p>
      <w:pPr>
        <w:pStyle w:val="Body"/>
        <w:numPr>
          <w:ilvl w:val="0"/>
          <w:numId w:val="10"/>
        </w:numPr>
        <w:spacing w:before="105" w:after="105" w:line="360" w:lineRule="auto"/>
        <w:rPr>
          <w:rFonts w:ascii="Arial" w:hAnsi="Arial"/>
          <w:lang w:val="en-US"/>
        </w:rPr>
      </w:pPr>
      <w:r>
        <w:rPr>
          <w:rFonts w:ascii="Arial" w:hAnsi="Arial"/>
          <w:rtl w:val="0"/>
          <w:lang w:val="en-US"/>
        </w:rPr>
        <w:t>Reduced single points of failure in review process</w:t>
      </w:r>
    </w:p>
    <w:p>
      <w:pPr>
        <w:pStyle w:val="Body"/>
        <w:spacing w:before="315" w:after="105" w:line="360" w:lineRule="auto"/>
        <w:rPr>
          <w:del w:id="115" w:date="2025-10-12T12:02:01Z" w:author="Kush Gunturi"/>
          <w:rFonts w:ascii="Arial" w:cs="Arial" w:hAnsi="Arial" w:eastAsia="Arial"/>
        </w:rPr>
      </w:pPr>
      <w:bookmarkStart w:name="bm_7_working_within_our_constraints" w:id="116"/>
      <w:r>
        <w:rPr>
          <w:rStyle w:val="None"/>
          <w:rFonts w:ascii="Arial" w:hAnsi="Arial"/>
          <w:b w:val="1"/>
          <w:bCs w:val="1"/>
          <w:sz w:val="24"/>
          <w:szCs w:val="24"/>
          <w:rtl w:val="0"/>
        </w:rPr>
        <w:t xml:space="preserve">7. </w:t>
      </w:r>
      <w:del w:id="117" w:date="2025-10-12T12:01:59Z" w:author="Kush Gunturi">
        <w:r>
          <w:rPr>
            <w:rStyle w:val="None"/>
            <w:rFonts w:ascii="Arial" w:hAnsi="Arial"/>
            <w:b w:val="1"/>
            <w:bCs w:val="1"/>
            <w:sz w:val="24"/>
            <w:szCs w:val="24"/>
            <w:rtl w:val="0"/>
            <w:lang w:val="en-US"/>
          </w:rPr>
          <w:delText>Working</w:delText>
        </w:r>
      </w:del>
      <w:ins w:id="118" w:date="2025-10-12T12:02:00Z" w:author="Kush Gunturi">
        <w:r>
          <w:rPr>
            <w:rStyle w:val="None"/>
            <w:rFonts w:ascii="Arial" w:hAnsi="Arial"/>
            <w:b w:val="1"/>
            <w:bCs w:val="1"/>
            <w:sz w:val="24"/>
            <w:szCs w:val="24"/>
            <w:rtl w:val="0"/>
            <w:lang w:val="en-US"/>
          </w:rPr>
          <w:t>References</w:t>
        </w:r>
      </w:ins>
      <w:del w:id="119" w:date="2025-10-12T12:02:01Z" w:author="Kush Gunturi">
        <w:r>
          <w:rPr>
            <w:rStyle w:val="None"/>
            <w:rFonts w:ascii="Arial" w:hAnsi="Arial"/>
            <w:b w:val="1"/>
            <w:bCs w:val="1"/>
            <w:sz w:val="24"/>
            <w:szCs w:val="24"/>
            <w:rtl w:val="0"/>
            <w:lang w:val="en-US"/>
          </w:rPr>
          <w:delText xml:space="preserve"> Within Our Constraints</w:delText>
        </w:r>
      </w:del>
      <w:bookmarkEnd w:id="116"/>
    </w:p>
    <w:p>
      <w:pPr>
        <w:pStyle w:val="Body"/>
        <w:spacing w:after="210" w:line="360" w:lineRule="auto"/>
        <w:rPr>
          <w:del w:id="120" w:date="2025-10-12T12:02:01Z" w:author="Kush Gunturi"/>
          <w:rFonts w:ascii="Arial" w:cs="Arial" w:hAnsi="Arial" w:eastAsia="Arial"/>
        </w:rPr>
      </w:pPr>
      <w:del w:id="121" w:date="2025-10-12T12:02:01Z" w:author="Kush Gunturi">
        <w:r>
          <w:rPr>
            <w:rFonts w:ascii="Arial" w:hAnsi="Arial"/>
            <w:rtl w:val="0"/>
            <w:lang w:val="en-US"/>
          </w:rPr>
          <w:delText>These targeted improvements work within our current technical environment:</w:delText>
        </w:r>
      </w:del>
    </w:p>
    <w:p>
      <w:pPr>
        <w:pStyle w:val="Body"/>
        <w:spacing w:after="210" w:line="360" w:lineRule="auto"/>
        <w:rPr>
          <w:del w:id="122" w:date="2025-10-12T12:02:01Z" w:author="Kush Gunturi"/>
          <w:rFonts w:ascii="Arial" w:cs="Arial" w:hAnsi="Arial" w:eastAsia="Arial"/>
        </w:rPr>
      </w:pPr>
      <w:del w:id="123" w:date="2025-10-12T12:02:01Z" w:author="Kush Gunturi">
        <w:r>
          <w:rPr>
            <w:rStyle w:val="None"/>
            <w:rFonts w:ascii="Arial" w:hAnsi="Arial"/>
            <w:b w:val="1"/>
            <w:bCs w:val="1"/>
            <w:rtl w:val="0"/>
            <w:lang w:val="en-US"/>
          </w:rPr>
          <w:delText>No New Tooling Required</w:delText>
        </w:r>
      </w:del>
      <w:del w:id="124" w:date="2025-10-12T12:02:01Z" w:author="Kush Gunturi">
        <w:r>
          <w:rPr>
            <w:rFonts w:ascii="Arial" w:hAnsi="Arial"/>
            <w:rtl w:val="0"/>
            <w:lang w:val="en-US"/>
          </w:rPr>
          <w:delText>: Systematic checklists and dual review processes are human-centered improvements that don't require automation.</w:delText>
        </w:r>
      </w:del>
    </w:p>
    <w:p>
      <w:pPr>
        <w:pStyle w:val="Body"/>
        <w:spacing w:after="210" w:line="360" w:lineRule="auto"/>
        <w:rPr>
          <w:del w:id="125" w:date="2025-10-12T12:02:01Z" w:author="Kush Gunturi"/>
          <w:rFonts w:ascii="Arial" w:cs="Arial" w:hAnsi="Arial" w:eastAsia="Arial"/>
        </w:rPr>
      </w:pPr>
      <w:del w:id="126" w:date="2025-10-12T12:02:01Z" w:author="Kush Gunturi">
        <w:r>
          <w:rPr>
            <w:rStyle w:val="None"/>
            <w:rFonts w:ascii="Arial" w:hAnsi="Arial"/>
            <w:b w:val="1"/>
            <w:bCs w:val="1"/>
            <w:rtl w:val="0"/>
            <w:lang w:val="en-US"/>
          </w:rPr>
          <w:delText>Focused Rather Than Comprehensive</w:delText>
        </w:r>
      </w:del>
      <w:del w:id="127" w:date="2025-10-12T12:02:01Z" w:author="Kush Gunturi">
        <w:r>
          <w:rPr>
            <w:rFonts w:ascii="Arial" w:hAnsi="Arial"/>
            <w:rtl w:val="0"/>
            <w:lang w:val="en-US"/>
          </w:rPr>
          <w:delText>: Instead of trying to improve everything, we're targeting the specific failure modes that caused our incident.</w:delText>
        </w:r>
      </w:del>
    </w:p>
    <w:p>
      <w:pPr>
        <w:pStyle w:val="Body"/>
        <w:spacing w:after="210" w:line="360" w:lineRule="auto"/>
        <w:rPr>
          <w:del w:id="128" w:date="2025-10-12T12:02:01Z" w:author="Kush Gunturi"/>
          <w:rFonts w:ascii="Arial" w:cs="Arial" w:hAnsi="Arial" w:eastAsia="Arial"/>
        </w:rPr>
      </w:pPr>
      <w:del w:id="129" w:date="2025-10-12T12:02:01Z" w:author="Kush Gunturi">
        <w:r>
          <w:rPr>
            <w:rStyle w:val="None"/>
            <w:rFonts w:ascii="Arial" w:hAnsi="Arial"/>
            <w:b w:val="1"/>
            <w:bCs w:val="1"/>
            <w:rtl w:val="0"/>
            <w:lang w:val="en-US"/>
          </w:rPr>
          <w:delText>Builds on Existing Practices</w:delText>
        </w:r>
      </w:del>
      <w:del w:id="130" w:date="2025-10-12T12:02:01Z" w:author="Kush Gunturi">
        <w:r>
          <w:rPr>
            <w:rFonts w:ascii="Arial" w:hAnsi="Arial"/>
            <w:rtl w:val="0"/>
            <w:lang w:val="en-US"/>
          </w:rPr>
          <w:delText>: Enhances our current review process with better distribution and systematic checking rather than replacing it entirely.</w:delText>
        </w:r>
      </w:del>
    </w:p>
    <w:p>
      <w:pPr>
        <w:pStyle w:val="Body"/>
        <w:spacing w:after="210" w:line="360" w:lineRule="auto"/>
        <w:rPr>
          <w:del w:id="131" w:date="2025-10-12T12:02:01Z" w:author="Kush Gunturi"/>
          <w:rFonts w:ascii="Arial" w:cs="Arial" w:hAnsi="Arial" w:eastAsia="Arial"/>
        </w:rPr>
      </w:pPr>
      <w:del w:id="132" w:date="2025-10-12T12:02:01Z" w:author="Kush Gunturi">
        <w:r>
          <w:rPr>
            <w:rStyle w:val="None"/>
            <w:rFonts w:ascii="Arial" w:hAnsi="Arial"/>
            <w:b w:val="1"/>
            <w:bCs w:val="1"/>
            <w:rtl w:val="0"/>
            <w:lang w:val="en-US"/>
          </w:rPr>
          <w:delText>Gradual Test Improvement</w:delText>
        </w:r>
      </w:del>
      <w:del w:id="133" w:date="2025-10-12T12:02:01Z" w:author="Kush Gunturi">
        <w:r>
          <w:rPr>
            <w:rFonts w:ascii="Arial" w:hAnsi="Arial"/>
            <w:rtl w:val="0"/>
            <w:lang w:val="en-US"/>
          </w:rPr>
          <w:delText>: By requiring test improvements only when making changes to under-tested modules, we improve coverage incrementally without overwhelming the team.</w:delText>
        </w:r>
      </w:del>
    </w:p>
    <w:p>
      <w:pPr>
        <w:pStyle w:val="Body"/>
        <w:spacing w:after="210" w:line="360" w:lineRule="auto"/>
        <w:rPr>
          <w:del w:id="134" w:date="2025-10-12T12:02:01Z" w:author="Kush Gunturi"/>
          <w:rFonts w:ascii="Arial" w:cs="Arial" w:hAnsi="Arial" w:eastAsia="Arial"/>
        </w:rPr>
      </w:pPr>
      <w:del w:id="135" w:date="2025-10-12T12:02:01Z" w:author="Kush Gunturi">
        <w:r>
          <w:rPr>
            <w:rFonts w:ascii="Arial" w:hAnsi="Arial"/>
            <w:rtl w:val="0"/>
            <w:lang w:val="en-US"/>
          </w:rPr>
          <w:delText>By implementing these incident-specific improvements with better process distribution and systematic practices, we create multiple defenses against the exact type of logic error that caused our production issue while working within our current constraints.</w:delText>
        </w:r>
      </w:del>
    </w:p>
    <w:p>
      <w:pPr>
        <w:pStyle w:val="Body"/>
        <w:spacing w:line="360" w:lineRule="auto"/>
        <w:rPr>
          <w:del w:id="136" w:date="2025-10-12T12:02:01Z" w:author="Kush Gunturi"/>
          <w:rFonts w:ascii="Arial" w:cs="Arial" w:hAnsi="Arial" w:eastAsia="Arial"/>
        </w:rPr>
      </w:pPr>
      <w:del w:id="137" w:date="2025-10-12T12:02:01Z" w:author="Kush Gunturi">
        <w:r>
          <w:rPr>
            <w:rStyle w:val="None"/>
            <w:rFonts w:ascii="Arial Unicode MS" w:cs="Arial Unicode MS" w:hAnsi="Arial Unicode MS" w:eastAsia="Arial Unicode MS" w:hint="default"/>
            <w:b w:val="0"/>
            <w:bCs w:val="0"/>
            <w:i w:val="0"/>
            <w:iCs w:val="0"/>
            <w:rtl w:val="0"/>
            <w:lang w:val="en-US"/>
          </w:rPr>
          <w:delText>⁂</w:delText>
        </w:r>
      </w:del>
    </w:p>
    <w:p>
      <w:pPr>
        <w:pStyle w:val="Body"/>
        <w:spacing w:before="210" w:after="0" w:line="360" w:lineRule="auto"/>
        <w:rPr>
          <w:ins w:id="138" w:date="2025-10-12T12:02:07Z" w:author="Kush Gunturi"/>
          <w:rFonts w:ascii="Arial" w:cs="Arial" w:hAnsi="Arial" w:eastAsia="Arial"/>
        </w:rPr>
      </w:pPr>
    </w:p>
    <w:p>
      <w:pPr>
        <w:pStyle w:val="Body"/>
        <w:spacing w:before="210" w:after="0" w:line="360" w:lineRule="auto"/>
        <w:rPr>
          <w:rFonts w:ascii="Arial" w:cs="Arial" w:hAnsi="Arial" w:eastAsia="Arial"/>
        </w:rPr>
      </w:pPr>
      <w:r>
        <w:rPr>
          <w:rFonts w:ascii="Arial" w:cs="Arial" w:hAnsi="Arial" w:eastAsia="Arial"/>
        </w:rPr>
        <mc:AlternateContent>
          <mc:Choice Requires="wps">
            <w:drawing xmlns:a="http://schemas.openxmlformats.org/drawingml/2006/main">
              <wp:inline distT="0" distB="0" distL="0" distR="0">
                <wp:extent cx="6026023" cy="12674"/>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6026023" cy="12674"/>
                        </a:xfrm>
                        <a:prstGeom prst="rect">
                          <a:avLst/>
                        </a:prstGeom>
                        <a:solidFill>
                          <a:srgbClr val="FFFFFF"/>
                        </a:solidFill>
                        <a:ln w="12700" cap="flat">
                          <a:solidFill>
                            <a:srgbClr val="000000">
                              <a:alpha val="0"/>
                            </a:srgbClr>
                          </a:solidFill>
                          <a:prstDash val="solid"/>
                          <a:round/>
                        </a:ln>
                        <a:effectLst/>
                      </wps:spPr>
                      <wps:bodyPr/>
                    </wps:wsp>
                  </a:graphicData>
                </a:graphic>
              </wp:inline>
            </w:drawing>
          </mc:Choice>
          <mc:Fallback>
            <w:pict>
              <v:rect id="_x0000_s1026" style="visibility:visible;width:474.5pt;height:1.0pt;">
                <v:fill color="#FFFFFF" opacity="100.0%" type="solid"/>
                <v:stroke filltype="solid" color="#000000" opacity="0.0%" weight="1.0pt" dashstyle="solid" endcap="flat" joinstyle="round" linestyle="single" startarrow="none" startarrowwidth="medium" startarrowlength="medium" endarrow="none" endarrowwidth="medium" endarrowlength="medium"/>
              </v:rect>
            </w:pict>
          </mc:Fallback>
        </mc:AlternateContent>
      </w:r>
    </w:p>
    <w:p>
      <w:pPr>
        <w:pStyle w:val="Body"/>
        <w:numPr>
          <w:ilvl w:val="0"/>
          <w:numId w:val="12"/>
        </w:numPr>
        <w:spacing w:after="210" w:line="360" w:lineRule="auto"/>
        <w:rPr>
          <w:rFonts w:ascii="Arial" w:cs="Arial" w:hAnsi="Arial" w:eastAsia="Arial"/>
          <w:sz w:val="18"/>
          <w:szCs w:val="18"/>
        </w:rPr>
      </w:pPr>
      <w:r>
        <w:rPr>
          <w:rStyle w:val="Hyperlink.1"/>
          <w:rFonts w:ascii="Arial" w:cs="Arial" w:hAnsi="Arial" w:eastAsia="Arial"/>
        </w:rPr>
        <w:fldChar w:fldCharType="begin" w:fldLock="0"/>
      </w:r>
      <w:r>
        <w:rPr>
          <w:rStyle w:val="Hyperlink.1"/>
          <w:rFonts w:ascii="Arial" w:cs="Arial" w:hAnsi="Arial" w:eastAsia="Arial"/>
        </w:rPr>
        <w:instrText xml:space="preserve"> HYPERLINK "https://abseil.io/resources/swe-book/html/ch09.html"</w:instrText>
      </w:r>
      <w:r>
        <w:rPr>
          <w:rStyle w:val="Hyperlink.1"/>
          <w:rFonts w:ascii="Arial" w:cs="Arial" w:hAnsi="Arial" w:eastAsia="Arial"/>
        </w:rPr>
        <w:fldChar w:fldCharType="separate" w:fldLock="0"/>
      </w:r>
      <w:bookmarkStart w:name="fn1" w:id="139"/>
      <w:r>
        <w:rPr>
          <w:rStyle w:val="Hyperlink.1"/>
          <w:rFonts w:ascii="Arial" w:hAnsi="Arial"/>
          <w:rtl w:val="0"/>
          <w:lang w:val="en-US"/>
        </w:rPr>
        <w:t>https://abseil.io/resources/swe-book/html/ch09.html</w:t>
      </w:r>
      <w:r>
        <w:rPr>
          <w:rFonts w:ascii="Arial" w:cs="Arial" w:hAnsi="Arial" w:eastAsia="Arial"/>
        </w:rPr>
        <w:fldChar w:fldCharType="end" w:fldLock="0"/>
      </w:r>
      <w:r>
        <w:rPr>
          <w:rStyle w:val="None"/>
          <w:rFonts w:ascii="Arial" w:hAnsi="Arial"/>
          <w:sz w:val="18"/>
          <w:szCs w:val="18"/>
          <w:rtl w:val="0"/>
        </w:rPr>
        <w:t xml:space="preserve">   </w:t>
      </w:r>
      <w:bookmarkEnd w:id="139"/>
    </w:p>
    <w:p>
      <w:pPr>
        <w:pStyle w:val="Body"/>
        <w:numPr>
          <w:ilvl w:val="0"/>
          <w:numId w:val="12"/>
        </w:numPr>
        <w:spacing w:after="210" w:line="360" w:lineRule="auto"/>
        <w:rPr>
          <w:rFonts w:ascii="Arial" w:cs="Arial" w:hAnsi="Arial" w:eastAsia="Arial"/>
          <w:sz w:val="18"/>
          <w:szCs w:val="18"/>
        </w:rPr>
      </w:pPr>
      <w:r>
        <w:rPr>
          <w:rStyle w:val="Hyperlink.1"/>
          <w:rFonts w:ascii="Arial" w:cs="Arial" w:hAnsi="Arial" w:eastAsia="Arial"/>
        </w:rPr>
        <w:fldChar w:fldCharType="begin" w:fldLock="0"/>
      </w:r>
      <w:r>
        <w:rPr>
          <w:rStyle w:val="Hyperlink.1"/>
          <w:rFonts w:ascii="Arial" w:cs="Arial" w:hAnsi="Arial" w:eastAsia="Arial"/>
        </w:rPr>
        <w:instrText xml:space="preserve"> HYPERLINK "https://www.microsoft.com/en-us/research/wp-content/uploads/2016/05/MS-Code-Review-Tech-Report-MSR-TR-2016-27.pdf"</w:instrText>
      </w:r>
      <w:r>
        <w:rPr>
          <w:rStyle w:val="Hyperlink.1"/>
          <w:rFonts w:ascii="Arial" w:cs="Arial" w:hAnsi="Arial" w:eastAsia="Arial"/>
        </w:rPr>
        <w:fldChar w:fldCharType="separate" w:fldLock="0"/>
      </w:r>
      <w:bookmarkStart w:name="fn2" w:id="140"/>
      <w:r>
        <w:rPr>
          <w:rStyle w:val="Hyperlink.1"/>
          <w:rFonts w:ascii="Arial" w:hAnsi="Arial"/>
          <w:rtl w:val="0"/>
          <w:lang w:val="en-US"/>
        </w:rPr>
        <w:t>https://www.microsoft.com/en-us/research/wp-content/uploads/2016/05/MS-Code-Review-Tech-Report-MSR-TR-2016-27.pdf</w:t>
      </w:r>
      <w:r>
        <w:rPr>
          <w:rFonts w:ascii="Arial" w:cs="Arial" w:hAnsi="Arial" w:eastAsia="Arial"/>
        </w:rPr>
        <w:fldChar w:fldCharType="end" w:fldLock="0"/>
      </w:r>
      <w:r>
        <w:rPr>
          <w:rStyle w:val="None"/>
          <w:rFonts w:ascii="Arial" w:hAnsi="Arial"/>
          <w:sz w:val="18"/>
          <w:szCs w:val="18"/>
          <w:rtl w:val="0"/>
        </w:rPr>
        <w:t xml:space="preserve">     </w:t>
      </w:r>
      <w:bookmarkEnd w:id="140"/>
    </w:p>
    <w:p>
      <w:pPr>
        <w:pStyle w:val="Body"/>
        <w:numPr>
          <w:ilvl w:val="0"/>
          <w:numId w:val="12"/>
        </w:numPr>
        <w:spacing w:after="210" w:line="360" w:lineRule="auto"/>
        <w:rPr>
          <w:rFonts w:ascii="Arial" w:cs="Arial" w:hAnsi="Arial" w:eastAsia="Arial"/>
          <w:sz w:val="18"/>
          <w:szCs w:val="18"/>
        </w:rPr>
      </w:pPr>
      <w:r>
        <w:rPr>
          <w:rStyle w:val="Hyperlink.1"/>
          <w:rFonts w:ascii="Arial" w:cs="Arial" w:hAnsi="Arial" w:eastAsia="Arial"/>
        </w:rPr>
        <w:fldChar w:fldCharType="begin" w:fldLock="0"/>
      </w:r>
      <w:r>
        <w:rPr>
          <w:rStyle w:val="Hyperlink.1"/>
          <w:rFonts w:ascii="Arial" w:cs="Arial" w:hAnsi="Arial" w:eastAsia="Arial"/>
        </w:rPr>
        <w:instrText xml:space="preserve"> HYPERLINK "https://google.github.io/eng-practices/review/reviewer/looking-for.html"</w:instrText>
      </w:r>
      <w:r>
        <w:rPr>
          <w:rStyle w:val="Hyperlink.1"/>
          <w:rFonts w:ascii="Arial" w:cs="Arial" w:hAnsi="Arial" w:eastAsia="Arial"/>
        </w:rPr>
        <w:fldChar w:fldCharType="separate" w:fldLock="0"/>
      </w:r>
      <w:bookmarkStart w:name="fn3" w:id="141"/>
      <w:r>
        <w:rPr>
          <w:rStyle w:val="Hyperlink.1"/>
          <w:rFonts w:ascii="Arial" w:hAnsi="Arial"/>
          <w:rtl w:val="0"/>
          <w:lang w:val="en-US"/>
        </w:rPr>
        <w:t>https://google.github.io/eng-practices/review/reviewer/looking-for.html</w:t>
      </w:r>
      <w:r>
        <w:rPr>
          <w:rFonts w:ascii="Arial" w:cs="Arial" w:hAnsi="Arial" w:eastAsia="Arial"/>
        </w:rPr>
        <w:fldChar w:fldCharType="end" w:fldLock="0"/>
      </w:r>
      <w:r>
        <w:rPr>
          <w:rStyle w:val="None"/>
          <w:rFonts w:ascii="Arial" w:hAnsi="Arial"/>
          <w:sz w:val="18"/>
          <w:szCs w:val="18"/>
          <w:rtl w:val="0"/>
        </w:rPr>
        <w:t xml:space="preserve">     </w:t>
      </w:r>
      <w:bookmarkEnd w:id="141"/>
    </w:p>
    <w:p>
      <w:pPr>
        <w:pStyle w:val="Body"/>
        <w:numPr>
          <w:ilvl w:val="0"/>
          <w:numId w:val="12"/>
        </w:numPr>
        <w:spacing w:after="210" w:line="360" w:lineRule="auto"/>
        <w:rPr>
          <w:rFonts w:ascii="Arial" w:cs="Arial" w:hAnsi="Arial" w:eastAsia="Arial"/>
          <w:sz w:val="18"/>
          <w:szCs w:val="18"/>
        </w:rPr>
      </w:pPr>
      <w:r>
        <w:rPr>
          <w:rStyle w:val="Hyperlink.1"/>
          <w:rFonts w:ascii="Arial" w:cs="Arial" w:hAnsi="Arial" w:eastAsia="Arial"/>
        </w:rPr>
        <w:fldChar w:fldCharType="begin" w:fldLock="0"/>
      </w:r>
      <w:r>
        <w:rPr>
          <w:rStyle w:val="Hyperlink.1"/>
          <w:rFonts w:ascii="Arial" w:cs="Arial" w:hAnsi="Arial" w:eastAsia="Arial"/>
        </w:rPr>
        <w:instrText xml:space="preserve"> HYPERLINK "https://www.microsoft.com/en-us/research/wp-content/uploads/2015/05/PID3556473.pdf"</w:instrText>
      </w:r>
      <w:r>
        <w:rPr>
          <w:rStyle w:val="Hyperlink.1"/>
          <w:rFonts w:ascii="Arial" w:cs="Arial" w:hAnsi="Arial" w:eastAsia="Arial"/>
        </w:rPr>
        <w:fldChar w:fldCharType="separate" w:fldLock="0"/>
      </w:r>
      <w:bookmarkStart w:name="fn4" w:id="142"/>
      <w:r>
        <w:rPr>
          <w:rStyle w:val="Hyperlink.1"/>
          <w:rFonts w:ascii="Arial" w:hAnsi="Arial"/>
          <w:rtl w:val="0"/>
          <w:lang w:val="en-US"/>
        </w:rPr>
        <w:t>https://www.microsoft.com/en-us/research/wp-content/uploads/2015/05/PID3556473.pdf</w:t>
      </w:r>
      <w:r>
        <w:rPr>
          <w:rFonts w:ascii="Arial" w:cs="Arial" w:hAnsi="Arial" w:eastAsia="Arial"/>
        </w:rPr>
        <w:fldChar w:fldCharType="end" w:fldLock="0"/>
      </w:r>
      <w:r>
        <w:rPr>
          <w:rStyle w:val="None"/>
          <w:rFonts w:ascii="Arial" w:hAnsi="Arial"/>
          <w:sz w:val="18"/>
          <w:szCs w:val="18"/>
          <w:rtl w:val="0"/>
        </w:rPr>
        <w:t xml:space="preserve"> </w:t>
      </w:r>
      <w:bookmarkEnd w:id="142"/>
    </w:p>
    <w:sectPr>
      <w:headerReference w:type="default" r:id="rId4"/>
      <w:footerReference w:type="default" r:id="rId5"/>
      <w:pgSz w:w="12240" w:h="15840" w:orient="portrait"/>
      <w:pgMar w:top="1365" w:right="1365" w:bottom="1365" w:left="1365"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 w:name="inter">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left" w:pos="900"/>
        </w:tabs>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900"/>
        </w:tabs>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900"/>
        </w:tabs>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900"/>
        </w:tabs>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900"/>
        </w:tabs>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900"/>
        </w:tabs>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900"/>
        </w:tabs>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900"/>
        </w:tabs>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900"/>
        </w:tabs>
        <w:ind w:left="5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40" w:lineRule="atLeast"/>
      <w:ind w:left="0" w:right="0" w:firstLine="0"/>
      <w:jc w:val="left"/>
      <w:outlineLvl w:val="9"/>
    </w:pPr>
    <w:rPr>
      <w:rFonts w:ascii="Georgia" w:cs="Arial Unicode MS" w:hAnsi="Georgia"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u w:val="single"/>
      <w:vertAlign w:val="superscript"/>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character" w:styleId="Hyperlink.1">
    <w:name w:val="Hyperlink.1"/>
    <w:basedOn w:val="None"/>
    <w:next w:val="Hyperlink.1"/>
    <w:rPr>
      <w:sz w:val="18"/>
      <w:szCs w:val="18"/>
      <w:u w:val="single"/>
    </w:rPr>
  </w:style>
  <w:style w:type="numbering" w:styleId="Imported Style 6">
    <w:name w:val="Imported Style 6"/>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